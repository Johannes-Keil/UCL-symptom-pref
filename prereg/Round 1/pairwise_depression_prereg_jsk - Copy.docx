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1B497F" w:rsidRPr="00A84AFB" w:rsidRDefault="00000000">
      <w:pPr>
        <w:rPr>
          <w:rFonts w:ascii="Times New Roman" w:eastAsia="Open Sans" w:hAnsi="Times New Roman" w:cs="Times New Roman"/>
          <w:color w:val="777777"/>
          <w:sz w:val="21"/>
          <w:szCs w:val="21"/>
          <w:shd w:val="clear" w:color="auto" w:fill="F5F5F5"/>
          <w:lang w:val="en-GB"/>
          <w:rPrChange w:id="0" w:author="Keil, Johannes (Stud. FPN)" w:date="2025-02-19T16:04:00Z" w16du:dateUtc="2025-02-19T16:04:00Z">
            <w:rPr>
              <w:rFonts w:ascii="Open Sans" w:eastAsia="Open Sans" w:hAnsi="Open Sans" w:cs="Open Sans"/>
              <w:color w:val="777777"/>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1" w:author="Keil, Johannes (Stud. FPN)" w:date="2025-02-19T16:04:00Z" w16du:dateUtc="2025-02-19T16:04:00Z">
            <w:rPr>
              <w:rFonts w:ascii="Open Sans" w:eastAsia="Open Sans" w:hAnsi="Open Sans" w:cs="Open Sans"/>
              <w:b/>
              <w:color w:val="333333"/>
              <w:sz w:val="21"/>
              <w:szCs w:val="21"/>
              <w:shd w:val="clear" w:color="auto" w:fill="F5F5F5"/>
            </w:rPr>
          </w:rPrChange>
        </w:rPr>
        <w:t>Title</w:t>
      </w:r>
    </w:p>
    <w:p w14:paraId="00000002" w14:textId="77777777" w:rsidR="001B497F" w:rsidRPr="00A84AFB" w:rsidRDefault="00000000">
      <w:pPr>
        <w:rPr>
          <w:rFonts w:ascii="Times New Roman" w:hAnsi="Times New Roman" w:cs="Times New Roman"/>
          <w:lang w:val="en-GB"/>
          <w:rPrChange w:id="2" w:author="Keil, Johannes (Stud. FPN)" w:date="2025-02-19T16:04:00Z" w16du:dateUtc="2025-02-19T16:04:00Z">
            <w:rPr/>
          </w:rPrChange>
        </w:rPr>
      </w:pPr>
      <w:r w:rsidRPr="00A84AFB">
        <w:rPr>
          <w:rFonts w:ascii="Times New Roman" w:hAnsi="Times New Roman" w:cs="Times New Roman"/>
          <w:lang w:val="en-GB"/>
          <w:rPrChange w:id="3" w:author="Keil, Johannes (Stud. FPN)" w:date="2025-02-19T16:04:00Z" w16du:dateUtc="2025-02-19T16:04:00Z">
            <w:rPr/>
          </w:rPrChange>
        </w:rPr>
        <w:t>Bringing preference into precision psychiatry: A forced-choice measure of preferences for symptom change in depression.</w:t>
      </w:r>
    </w:p>
    <w:p w14:paraId="00000003" w14:textId="77777777" w:rsidR="001B497F" w:rsidRPr="00A84AFB" w:rsidRDefault="001B497F">
      <w:pPr>
        <w:rPr>
          <w:rFonts w:ascii="Times New Roman" w:hAnsi="Times New Roman" w:cs="Times New Roman"/>
          <w:lang w:val="en-GB"/>
          <w:rPrChange w:id="4" w:author="Keil, Johannes (Stud. FPN)" w:date="2025-02-19T16:04:00Z" w16du:dateUtc="2025-02-19T16:04:00Z">
            <w:rPr/>
          </w:rPrChange>
        </w:rPr>
      </w:pPr>
    </w:p>
    <w:p w14:paraId="00000004" w14:textId="77777777" w:rsidR="001B497F" w:rsidRPr="00A84AFB" w:rsidRDefault="00000000">
      <w:pPr>
        <w:rPr>
          <w:rFonts w:ascii="Times New Roman" w:eastAsia="Open Sans" w:hAnsi="Times New Roman" w:cs="Times New Roman"/>
          <w:color w:val="737373"/>
          <w:sz w:val="24"/>
          <w:szCs w:val="24"/>
          <w:lang w:val="en-GB"/>
          <w:rPrChange w:id="5" w:author="Keil, Johannes (Stud. FPN)" w:date="2025-02-19T16:04:00Z" w16du:dateUtc="2025-02-19T16:04:00Z">
            <w:rPr>
              <w:rFonts w:ascii="Open Sans" w:eastAsia="Open Sans" w:hAnsi="Open Sans" w:cs="Open Sans"/>
              <w:color w:val="737373"/>
              <w:sz w:val="24"/>
              <w:szCs w:val="24"/>
            </w:rPr>
          </w:rPrChange>
        </w:rPr>
      </w:pPr>
      <w:r w:rsidRPr="00A84AFB">
        <w:rPr>
          <w:rFonts w:ascii="Times New Roman" w:eastAsia="Open Sans" w:hAnsi="Times New Roman" w:cs="Times New Roman"/>
          <w:b/>
          <w:color w:val="333333"/>
          <w:sz w:val="21"/>
          <w:szCs w:val="21"/>
          <w:shd w:val="clear" w:color="auto" w:fill="F5F5F5"/>
          <w:lang w:val="en-GB"/>
          <w:rPrChange w:id="6" w:author="Keil, Johannes (Stud. FPN)" w:date="2025-02-19T16:04:00Z" w16du:dateUtc="2025-02-19T16:04:00Z">
            <w:rPr>
              <w:rFonts w:ascii="Open Sans" w:eastAsia="Open Sans" w:hAnsi="Open Sans" w:cs="Open Sans"/>
              <w:b/>
              <w:color w:val="333333"/>
              <w:sz w:val="21"/>
              <w:szCs w:val="21"/>
              <w:shd w:val="clear" w:color="auto" w:fill="F5F5F5"/>
            </w:rPr>
          </w:rPrChange>
        </w:rPr>
        <w:t>Description</w:t>
      </w:r>
    </w:p>
    <w:p w14:paraId="00000005" w14:textId="77777777" w:rsidR="001B497F" w:rsidRPr="00A84AFB" w:rsidRDefault="001B497F">
      <w:pPr>
        <w:rPr>
          <w:rFonts w:ascii="Times New Roman" w:hAnsi="Times New Roman" w:cs="Times New Roman"/>
          <w:lang w:val="en-GB"/>
          <w:rPrChange w:id="7" w:author="Keil, Johannes (Stud. FPN)" w:date="2025-02-19T16:04:00Z" w16du:dateUtc="2025-02-19T16:04:00Z">
            <w:rPr/>
          </w:rPrChange>
        </w:rPr>
      </w:pPr>
    </w:p>
    <w:p w14:paraId="00000006" w14:textId="77777777" w:rsidR="001B497F" w:rsidRPr="00A84AFB" w:rsidRDefault="00000000">
      <w:pPr>
        <w:rPr>
          <w:rFonts w:ascii="Times New Roman" w:hAnsi="Times New Roman" w:cs="Times New Roman"/>
          <w:lang w:val="en-GB"/>
          <w:rPrChange w:id="8" w:author="Keil, Johannes (Stud. FPN)" w:date="2025-02-19T16:04:00Z" w16du:dateUtc="2025-02-19T16:04:00Z">
            <w:rPr/>
          </w:rPrChange>
        </w:rPr>
      </w:pPr>
      <w:r w:rsidRPr="00A84AFB">
        <w:rPr>
          <w:rFonts w:ascii="Times New Roman" w:hAnsi="Times New Roman" w:cs="Times New Roman"/>
          <w:lang w:val="en-GB"/>
          <w:rPrChange w:id="9" w:author="Keil, Johannes (Stud. FPN)" w:date="2025-02-19T16:04:00Z" w16du:dateUtc="2025-02-19T16:04:00Z">
            <w:rPr/>
          </w:rPrChange>
        </w:rPr>
        <w:t>The question how to efficiently assign patients to the optimal treatments, lies at the heart of much medical research. In psychiatry, approaches fall on opposite ends of a decision-making continuum from clinician-led to patient-led (Kon, 2010): On one end, ‘precision psychiatry’ has been seeking aetiological factors to create better algorithms for assigning patients to treatments - While precision psychiatry sets its scope from physiology to demography (Fernandes et al., 2017), it seems intended largely without consideration of what a particular patient ‘wants’ or ‘prefers’. On the other side, a canopy of tools has been developed to measure and accommodate patients’ preferences (Swift et al., 2018), but such approaches have remained largely agnostic to symptomatology and aetiology. However, in mood disorders, preference and symptom are intricately interwoven (</w:t>
      </w:r>
      <w:proofErr w:type="spellStart"/>
      <w:r w:rsidRPr="00A84AFB">
        <w:rPr>
          <w:rFonts w:ascii="Times New Roman" w:hAnsi="Times New Roman" w:cs="Times New Roman"/>
          <w:lang w:val="en-GB"/>
          <w:rPrChange w:id="10" w:author="Keil, Johannes (Stud. FPN)" w:date="2025-02-19T16:04:00Z" w16du:dateUtc="2025-02-19T16:04:00Z">
            <w:rPr/>
          </w:rPrChange>
        </w:rPr>
        <w:t>Sheppes</w:t>
      </w:r>
      <w:proofErr w:type="spellEnd"/>
      <w:r w:rsidRPr="00A84AFB">
        <w:rPr>
          <w:rFonts w:ascii="Times New Roman" w:hAnsi="Times New Roman" w:cs="Times New Roman"/>
          <w:lang w:val="en-GB"/>
          <w:rPrChange w:id="11" w:author="Keil, Johannes (Stud. FPN)" w:date="2025-02-19T16:04:00Z" w16du:dateUtc="2025-02-19T16:04:00Z">
            <w:rPr/>
          </w:rPrChange>
        </w:rPr>
        <w:t xml:space="preserve"> et al., 2015; Vanderlind et al., 2021) - thus, for many patients, true precision psychiatry will happen</w:t>
      </w:r>
      <w:del w:id="12" w:author="Nielson, Dylan (NIH/NIMH) [E]" w:date="2025-02-18T09:58:00Z" w16du:dateUtc="2025-02-18T14:58:00Z">
        <w:r w:rsidRPr="00A84AFB" w:rsidDel="00F0714E">
          <w:rPr>
            <w:rFonts w:ascii="Times New Roman" w:hAnsi="Times New Roman" w:cs="Times New Roman"/>
            <w:lang w:val="en-GB"/>
            <w:rPrChange w:id="13" w:author="Keil, Johannes (Stud. FPN)" w:date="2025-02-19T16:04:00Z" w16du:dateUtc="2025-02-19T16:04:00Z">
              <w:rPr/>
            </w:rPrChange>
          </w:rPr>
          <w:delText>s</w:delText>
        </w:r>
      </w:del>
      <w:r w:rsidRPr="00A84AFB">
        <w:rPr>
          <w:rFonts w:ascii="Times New Roman" w:hAnsi="Times New Roman" w:cs="Times New Roman"/>
          <w:lang w:val="en-GB"/>
          <w:rPrChange w:id="14" w:author="Keil, Johannes (Stud. FPN)" w:date="2025-02-19T16:04:00Z" w16du:dateUtc="2025-02-19T16:04:00Z">
            <w:rPr/>
          </w:rPrChange>
        </w:rPr>
        <w:t xml:space="preserve"> right in between. But, to find out, we need the right tools: The goal of this study is to contribute towards bridging the gap between aetiology and preference by validating a new tool which assesses patients’ preference for symptom change - that is, to identify which symptoms they would like to see changed most urgently.</w:t>
      </w:r>
    </w:p>
    <w:p w14:paraId="00000007" w14:textId="77777777" w:rsidR="001B497F" w:rsidRPr="00A84AFB" w:rsidRDefault="001B497F">
      <w:pPr>
        <w:rPr>
          <w:rFonts w:ascii="Times New Roman" w:hAnsi="Times New Roman" w:cs="Times New Roman"/>
          <w:lang w:val="en-GB"/>
          <w:rPrChange w:id="15" w:author="Keil, Johannes (Stud. FPN)" w:date="2025-02-19T16:04:00Z" w16du:dateUtc="2025-02-19T16:04:00Z">
            <w:rPr/>
          </w:rPrChange>
        </w:rPr>
      </w:pPr>
    </w:p>
    <w:p w14:paraId="00000008" w14:textId="77777777" w:rsidR="001B497F" w:rsidRPr="00A84AFB" w:rsidRDefault="00000000">
      <w:pPr>
        <w:rPr>
          <w:rFonts w:ascii="Times New Roman" w:hAnsi="Times New Roman" w:cs="Times New Roman"/>
          <w:lang w:val="en-GB"/>
          <w:rPrChange w:id="16" w:author="Keil, Johannes (Stud. FPN)" w:date="2025-02-19T16:04:00Z" w16du:dateUtc="2025-02-19T16:04:00Z">
            <w:rPr/>
          </w:rPrChange>
        </w:rPr>
      </w:pPr>
      <w:r w:rsidRPr="00A84AFB">
        <w:rPr>
          <w:rFonts w:ascii="Times New Roman" w:hAnsi="Times New Roman" w:cs="Times New Roman"/>
          <w:lang w:val="en-GB"/>
          <w:rPrChange w:id="17" w:author="Keil, Johannes (Stud. FPN)" w:date="2025-02-19T16:04:00Z" w16du:dateUtc="2025-02-19T16:04:00Z">
            <w:rPr/>
          </w:rPrChange>
        </w:rPr>
        <w:t xml:space="preserve">In meta-analysis, accommodation of patient preference improves psychotherapeutic outcomes (d = 0.29; Swift et al., 2018). However, so far preference research has remained largely separate from the precision-psychiatric paradigm. In line with Swift et al. (2018), preferences have often been defined as ‘the specific conditions and activities that clients want in their treatment experience”, which may include preferences for specific treatment modalities and attributes (e.g., </w:t>
      </w:r>
      <w:proofErr w:type="spellStart"/>
      <w:r w:rsidRPr="00A84AFB">
        <w:rPr>
          <w:rFonts w:ascii="Times New Roman" w:hAnsi="Times New Roman" w:cs="Times New Roman"/>
          <w:lang w:val="en-GB"/>
          <w:rPrChange w:id="18" w:author="Keil, Johannes (Stud. FPN)" w:date="2025-02-19T16:04:00Z" w16du:dateUtc="2025-02-19T16:04:00Z">
            <w:rPr/>
          </w:rPrChange>
        </w:rPr>
        <w:t>Lokkerbol</w:t>
      </w:r>
      <w:proofErr w:type="spellEnd"/>
      <w:r w:rsidRPr="00A84AFB">
        <w:rPr>
          <w:rFonts w:ascii="Times New Roman" w:hAnsi="Times New Roman" w:cs="Times New Roman"/>
          <w:lang w:val="en-GB"/>
          <w:rPrChange w:id="19" w:author="Keil, Johannes (Stud. FPN)" w:date="2025-02-19T16:04:00Z" w16du:dateUtc="2025-02-19T16:04:00Z">
            <w:rPr/>
          </w:rPrChange>
        </w:rPr>
        <w:t xml:space="preserve"> et al., 2018; Sandell et al., 2011), or activities during treatment (Cooper et al., 2020; Cooper &amp; Norcross, 2016). In this vein, preference is largely considered an individual difference without clear aetiological origins or implications - thus, preference may seem relevant to day-to-day decision-making, but not to a precision-psychiatry framework.</w:t>
      </w:r>
    </w:p>
    <w:p w14:paraId="00000009" w14:textId="77777777" w:rsidR="001B497F" w:rsidRPr="00A84AFB" w:rsidRDefault="001B497F">
      <w:pPr>
        <w:rPr>
          <w:rFonts w:ascii="Times New Roman" w:hAnsi="Times New Roman" w:cs="Times New Roman"/>
          <w:lang w:val="en-GB"/>
          <w:rPrChange w:id="20" w:author="Keil, Johannes (Stud. FPN)" w:date="2025-02-19T16:04:00Z" w16du:dateUtc="2025-02-19T16:04:00Z">
            <w:rPr/>
          </w:rPrChange>
        </w:rPr>
      </w:pPr>
    </w:p>
    <w:p w14:paraId="0000000A" w14:textId="77777777" w:rsidR="001B497F" w:rsidRPr="00A84AFB" w:rsidRDefault="00000000">
      <w:pPr>
        <w:rPr>
          <w:rFonts w:ascii="Times New Roman" w:hAnsi="Times New Roman" w:cs="Times New Roman"/>
          <w:lang w:val="en-GB"/>
          <w:rPrChange w:id="21" w:author="Keil, Johannes (Stud. FPN)" w:date="2025-02-19T16:04:00Z" w16du:dateUtc="2025-02-19T16:04:00Z">
            <w:rPr/>
          </w:rPrChange>
        </w:rPr>
      </w:pPr>
      <w:r w:rsidRPr="00A84AFB">
        <w:rPr>
          <w:rFonts w:ascii="Times New Roman" w:hAnsi="Times New Roman" w:cs="Times New Roman"/>
          <w:lang w:val="en-GB"/>
          <w:rPrChange w:id="22" w:author="Keil, Johannes (Stud. FPN)" w:date="2025-02-19T16:04:00Z" w16du:dateUtc="2025-02-19T16:04:00Z">
            <w:rPr/>
          </w:rPrChange>
        </w:rPr>
        <w:t>However, recent evidence indicate that precision psychiatry still requires an understanding of patients’ preferences - albeit preference of a slightly different nature. What a patient prefers or not can often be linked to the aetiology and symptomatology of their disorder. Conceptually, emotion regulation is a motivated process (Tamir, 2016, 2020) - that is, I may change my emotion regulation strategies in line with the perceived value of emotional states (and their utilitarian consequences). Athletes who believe anxiety helps their performance report up-regulating their anxiety before a competition (Lane et al., 2011), and negotiators who think anger helps them to assert themselves seek out more anger-inducing stimulus material before a confrontation (Tamir &amp; Ford, 2012).</w:t>
      </w:r>
    </w:p>
    <w:p w14:paraId="0000000B" w14:textId="77777777" w:rsidR="001B497F" w:rsidRPr="00A84AFB" w:rsidRDefault="001B497F">
      <w:pPr>
        <w:rPr>
          <w:rFonts w:ascii="Times New Roman" w:hAnsi="Times New Roman" w:cs="Times New Roman"/>
          <w:lang w:val="en-GB"/>
          <w:rPrChange w:id="23" w:author="Keil, Johannes (Stud. FPN)" w:date="2025-02-19T16:04:00Z" w16du:dateUtc="2025-02-19T16:04:00Z">
            <w:rPr/>
          </w:rPrChange>
        </w:rPr>
      </w:pPr>
    </w:p>
    <w:p w14:paraId="0000000C" w14:textId="77777777" w:rsidR="001B497F" w:rsidRPr="00A84AFB" w:rsidRDefault="00000000">
      <w:pPr>
        <w:rPr>
          <w:rFonts w:ascii="Times New Roman" w:hAnsi="Times New Roman" w:cs="Times New Roman"/>
          <w:lang w:val="en-GB"/>
          <w:rPrChange w:id="24" w:author="Keil, Johannes (Stud. FPN)" w:date="2025-02-19T16:04:00Z" w16du:dateUtc="2025-02-19T16:04:00Z">
            <w:rPr/>
          </w:rPrChange>
        </w:rPr>
      </w:pPr>
      <w:r w:rsidRPr="00A84AFB">
        <w:rPr>
          <w:rFonts w:ascii="Times New Roman" w:hAnsi="Times New Roman" w:cs="Times New Roman"/>
          <w:lang w:val="en-GB"/>
          <w:rPrChange w:id="25" w:author="Keil, Johannes (Stud. FPN)" w:date="2025-02-19T16:04:00Z" w16du:dateUtc="2025-02-19T16:04:00Z">
            <w:rPr/>
          </w:rPrChange>
        </w:rPr>
        <w:t>Importantly, emotion preferences are implicated in depressive (Vanderlind et al., 2019) and anxiety-related (Vanderlind et al., 2022) symptomatology. Depressed participants are more likely to seek out low-mood inducing stimuli (</w:t>
      </w:r>
      <w:proofErr w:type="spellStart"/>
      <w:r w:rsidRPr="00A84AFB">
        <w:rPr>
          <w:rFonts w:ascii="Times New Roman" w:hAnsi="Times New Roman" w:cs="Times New Roman"/>
          <w:lang w:val="en-GB"/>
          <w:rPrChange w:id="26" w:author="Keil, Johannes (Stud. FPN)" w:date="2025-02-19T16:04:00Z" w16du:dateUtc="2025-02-19T16:04:00Z">
            <w:rPr/>
          </w:rPrChange>
        </w:rPr>
        <w:t>Millgram</w:t>
      </w:r>
      <w:proofErr w:type="spellEnd"/>
      <w:r w:rsidRPr="00A84AFB">
        <w:rPr>
          <w:rFonts w:ascii="Times New Roman" w:hAnsi="Times New Roman" w:cs="Times New Roman"/>
          <w:lang w:val="en-GB"/>
          <w:rPrChange w:id="27" w:author="Keil, Johannes (Stud. FPN)" w:date="2025-02-19T16:04:00Z" w16du:dateUtc="2025-02-19T16:04:00Z">
            <w:rPr/>
          </w:rPrChange>
        </w:rPr>
        <w:t xml:space="preserve"> et al., 2015) and are more likely to consider low-mood inducing activities such as rumination as useful (Watkins &amp; </w:t>
      </w:r>
      <w:proofErr w:type="spellStart"/>
      <w:r w:rsidRPr="00A84AFB">
        <w:rPr>
          <w:rFonts w:ascii="Times New Roman" w:hAnsi="Times New Roman" w:cs="Times New Roman"/>
          <w:lang w:val="en-GB"/>
          <w:rPrChange w:id="28" w:author="Keil, Johannes (Stud. FPN)" w:date="2025-02-19T16:04:00Z" w16du:dateUtc="2025-02-19T16:04:00Z">
            <w:rPr/>
          </w:rPrChange>
        </w:rPr>
        <w:t>Baracaia</w:t>
      </w:r>
      <w:proofErr w:type="spellEnd"/>
      <w:r w:rsidRPr="00A84AFB">
        <w:rPr>
          <w:rFonts w:ascii="Times New Roman" w:hAnsi="Times New Roman" w:cs="Times New Roman"/>
          <w:lang w:val="en-GB"/>
          <w:rPrChange w:id="29" w:author="Keil, Johannes (Stud. FPN)" w:date="2025-02-19T16:04:00Z" w16du:dateUtc="2025-02-19T16:04:00Z">
            <w:rPr/>
          </w:rPrChange>
        </w:rPr>
        <w:t>, 2001). Similarly, participants with low self-esteem are less likely to repair induced negative mood states (Wood et al., 2008). A longitudinal study (</w:t>
      </w:r>
      <w:proofErr w:type="spellStart"/>
      <w:r w:rsidRPr="00A84AFB">
        <w:rPr>
          <w:rFonts w:ascii="Times New Roman" w:hAnsi="Times New Roman" w:cs="Times New Roman"/>
          <w:lang w:val="en-GB"/>
          <w:rPrChange w:id="30" w:author="Keil, Johannes (Stud. FPN)" w:date="2025-02-19T16:04:00Z" w16du:dateUtc="2025-02-19T16:04:00Z">
            <w:rPr/>
          </w:rPrChange>
        </w:rPr>
        <w:t>Millgram</w:t>
      </w:r>
      <w:proofErr w:type="spellEnd"/>
      <w:r w:rsidRPr="00A84AFB">
        <w:rPr>
          <w:rFonts w:ascii="Times New Roman" w:hAnsi="Times New Roman" w:cs="Times New Roman"/>
          <w:lang w:val="en-GB"/>
          <w:rPrChange w:id="31" w:author="Keil, Johannes (Stud. FPN)" w:date="2025-02-19T16:04:00Z" w16du:dateUtc="2025-02-19T16:04:00Z">
            <w:rPr/>
          </w:rPrChange>
        </w:rPr>
        <w:t xml:space="preserve"> et al., 2018) found that reduced preference for happiness predicted an increase in depressive symptoms in college students 6 months later. In conclusion, preference for emotion and depressive symptoms overlap - indeed, emotion preference may be implicated in the aetiology of mood disorders (Vanderlind et al., 2021). Thus, a precision psychiatric account of mood disorders will have to account for variability in how participants value their own emotions, and hence, their emotion-related symptoms.</w:t>
      </w:r>
    </w:p>
    <w:p w14:paraId="0000000D" w14:textId="77777777" w:rsidR="001B497F" w:rsidRPr="00A84AFB" w:rsidRDefault="001B497F">
      <w:pPr>
        <w:rPr>
          <w:rFonts w:ascii="Times New Roman" w:hAnsi="Times New Roman" w:cs="Times New Roman"/>
          <w:lang w:val="en-GB"/>
          <w:rPrChange w:id="32" w:author="Keil, Johannes (Stud. FPN)" w:date="2025-02-19T16:04:00Z" w16du:dateUtc="2025-02-19T16:04:00Z">
            <w:rPr/>
          </w:rPrChange>
        </w:rPr>
      </w:pPr>
    </w:p>
    <w:p w14:paraId="0000000E" w14:textId="77777777" w:rsidR="001B497F" w:rsidRPr="00A84AFB" w:rsidRDefault="00000000">
      <w:pPr>
        <w:rPr>
          <w:rFonts w:ascii="Times New Roman" w:hAnsi="Times New Roman" w:cs="Times New Roman"/>
          <w:lang w:val="en-GB"/>
          <w:rPrChange w:id="33" w:author="Keil, Johannes (Stud. FPN)" w:date="2025-02-19T16:04:00Z" w16du:dateUtc="2025-02-19T16:04:00Z">
            <w:rPr/>
          </w:rPrChange>
        </w:rPr>
      </w:pPr>
      <w:r w:rsidRPr="00A84AFB">
        <w:rPr>
          <w:rFonts w:ascii="Times New Roman" w:hAnsi="Times New Roman" w:cs="Times New Roman"/>
          <w:lang w:val="en-GB"/>
          <w:rPrChange w:id="34" w:author="Keil, Johannes (Stud. FPN)" w:date="2025-02-19T16:04:00Z" w16du:dateUtc="2025-02-19T16:04:00Z">
            <w:rPr/>
          </w:rPrChange>
        </w:rPr>
        <w:t>In this study, we aim to provide a tool that can link symptom and preference, by asking participants which of their symptoms they would like to alleviate the most.</w:t>
      </w:r>
      <w:r w:rsidRPr="00A84AFB">
        <w:rPr>
          <w:rFonts w:ascii="Times New Roman" w:hAnsi="Times New Roman" w:cs="Times New Roman"/>
          <w:b/>
          <w:lang w:val="en-GB"/>
          <w:rPrChange w:id="35" w:author="Keil, Johannes (Stud. FPN)" w:date="2025-02-19T16:04:00Z" w16du:dateUtc="2025-02-19T16:04:00Z">
            <w:rPr>
              <w:b/>
            </w:rPr>
          </w:rPrChange>
        </w:rPr>
        <w:t xml:space="preserve"> </w:t>
      </w:r>
      <w:r w:rsidRPr="00A84AFB">
        <w:rPr>
          <w:rFonts w:ascii="Times New Roman" w:hAnsi="Times New Roman" w:cs="Times New Roman"/>
          <w:lang w:val="en-GB"/>
          <w:rPrChange w:id="36" w:author="Keil, Johannes (Stud. FPN)" w:date="2025-02-19T16:04:00Z" w16du:dateUtc="2025-02-19T16:04:00Z">
            <w:rPr/>
          </w:rPrChange>
        </w:rPr>
        <w:t xml:space="preserve">Based on a broad battery of depression symptoms (Fried &amp; Nesse, </w:t>
      </w:r>
      <w:r w:rsidRPr="00A84AFB">
        <w:rPr>
          <w:rFonts w:ascii="Times New Roman" w:hAnsi="Times New Roman" w:cs="Times New Roman"/>
          <w:lang w:val="en-GB"/>
          <w:rPrChange w:id="37" w:author="Keil, Johannes (Stud. FPN)" w:date="2025-02-19T16:04:00Z" w16du:dateUtc="2025-02-19T16:04:00Z">
            <w:rPr/>
          </w:rPrChange>
        </w:rPr>
        <w:lastRenderedPageBreak/>
        <w:t xml:space="preserve">2015), we propose a forced-choice measure of symptom preference. Our proposed tool generates an individualised ranking of symptoms for patients, which may in the future allow practitioners to prioritise symptoms. In contrast to Likert scales, pairwise forced decision tasks ask participants to select between two options </w:t>
      </w:r>
      <w:proofErr w:type="gramStart"/>
      <w:r w:rsidRPr="00A84AFB">
        <w:rPr>
          <w:rFonts w:ascii="Times New Roman" w:hAnsi="Times New Roman" w:cs="Times New Roman"/>
          <w:lang w:val="en-GB"/>
          <w:rPrChange w:id="38" w:author="Keil, Johannes (Stud. FPN)" w:date="2025-02-19T16:04:00Z" w16du:dateUtc="2025-02-19T16:04:00Z">
            <w:rPr/>
          </w:rPrChange>
        </w:rPr>
        <w:t>on the basis of</w:t>
      </w:r>
      <w:proofErr w:type="gramEnd"/>
      <w:r w:rsidRPr="00A84AFB">
        <w:rPr>
          <w:rFonts w:ascii="Times New Roman" w:hAnsi="Times New Roman" w:cs="Times New Roman"/>
          <w:lang w:val="en-GB"/>
          <w:rPrChange w:id="39" w:author="Keil, Johannes (Stud. FPN)" w:date="2025-02-19T16:04:00Z" w16du:dateUtc="2025-02-19T16:04:00Z">
            <w:rPr/>
          </w:rPrChange>
        </w:rPr>
        <w:t xml:space="preserve"> some prompt. In this study, we use the prompt “If you could make one of these two problems go away, which would you pick?” to determine the symptoms that individuals with depression would most like to be rid of. Starting from a list of 52 symptoms taken largely from Fried &amp; Nesse, participants selected those that had impacted them in the previous 6 months, then we asked them to rate the frequency, severity, and impact of each of those symptoms on 6 level </w:t>
      </w:r>
      <w:proofErr w:type="spellStart"/>
      <w:r w:rsidRPr="00A84AFB">
        <w:rPr>
          <w:rFonts w:ascii="Times New Roman" w:hAnsi="Times New Roman" w:cs="Times New Roman"/>
          <w:lang w:val="en-GB"/>
          <w:rPrChange w:id="40" w:author="Keil, Johannes (Stud. FPN)" w:date="2025-02-19T16:04:00Z" w16du:dateUtc="2025-02-19T16:04:00Z">
            <w:rPr/>
          </w:rPrChange>
        </w:rPr>
        <w:t>likert</w:t>
      </w:r>
      <w:proofErr w:type="spellEnd"/>
      <w:r w:rsidRPr="00A84AFB">
        <w:rPr>
          <w:rFonts w:ascii="Times New Roman" w:hAnsi="Times New Roman" w:cs="Times New Roman"/>
          <w:lang w:val="en-GB"/>
          <w:rPrChange w:id="41" w:author="Keil, Johannes (Stud. FPN)" w:date="2025-02-19T16:04:00Z" w16du:dateUtc="2025-02-19T16:04:00Z">
            <w:rPr/>
          </w:rPrChange>
        </w:rPr>
        <w:t xml:space="preserve"> scales. We then collected pairwise forced-choice comparisons of </w:t>
      </w:r>
      <w:proofErr w:type="gramStart"/>
      <w:r w:rsidRPr="00A84AFB">
        <w:rPr>
          <w:rFonts w:ascii="Times New Roman" w:hAnsi="Times New Roman" w:cs="Times New Roman"/>
          <w:lang w:val="en-GB"/>
          <w:rPrChange w:id="42" w:author="Keil, Johannes (Stud. FPN)" w:date="2025-02-19T16:04:00Z" w16du:dateUtc="2025-02-19T16:04:00Z">
            <w:rPr/>
          </w:rPrChange>
        </w:rPr>
        <w:t>all of</w:t>
      </w:r>
      <w:proofErr w:type="gramEnd"/>
      <w:r w:rsidRPr="00A84AFB">
        <w:rPr>
          <w:rFonts w:ascii="Times New Roman" w:hAnsi="Times New Roman" w:cs="Times New Roman"/>
          <w:lang w:val="en-GB"/>
          <w:rPrChange w:id="43" w:author="Keil, Johannes (Stud. FPN)" w:date="2025-02-19T16:04:00Z" w16du:dateUtc="2025-02-19T16:04:00Z">
            <w:rPr/>
          </w:rPrChange>
        </w:rPr>
        <w:t xml:space="preserve"> the endorsed symptoms. </w:t>
      </w:r>
    </w:p>
    <w:p w14:paraId="0000000F" w14:textId="77777777" w:rsidR="001B497F" w:rsidRPr="00A84AFB" w:rsidRDefault="001B497F">
      <w:pPr>
        <w:rPr>
          <w:rFonts w:ascii="Times New Roman" w:hAnsi="Times New Roman" w:cs="Times New Roman"/>
          <w:lang w:val="en-GB"/>
          <w:rPrChange w:id="44" w:author="Keil, Johannes (Stud. FPN)" w:date="2025-02-19T16:04:00Z" w16du:dateUtc="2025-02-19T16:04:00Z">
            <w:rPr/>
          </w:rPrChange>
        </w:rPr>
      </w:pPr>
    </w:p>
    <w:p w14:paraId="00000010" w14:textId="77777777" w:rsidR="001B497F" w:rsidRPr="00A84AFB" w:rsidRDefault="00000000">
      <w:pPr>
        <w:rPr>
          <w:rFonts w:ascii="Times New Roman" w:hAnsi="Times New Roman" w:cs="Times New Roman"/>
          <w:lang w:val="en-GB"/>
          <w:rPrChange w:id="45" w:author="Keil, Johannes (Stud. FPN)" w:date="2025-02-19T16:04:00Z" w16du:dateUtc="2025-02-19T16:04:00Z">
            <w:rPr/>
          </w:rPrChange>
        </w:rPr>
      </w:pPr>
      <w:r w:rsidRPr="00A84AFB">
        <w:rPr>
          <w:rFonts w:ascii="Times New Roman" w:hAnsi="Times New Roman" w:cs="Times New Roman"/>
          <w:lang w:val="en-GB"/>
          <w:rPrChange w:id="46" w:author="Keil, Johannes (Stud. FPN)" w:date="2025-02-19T16:04:00Z" w16du:dateUtc="2025-02-19T16:04:00Z">
            <w:rPr/>
          </w:rPrChange>
        </w:rPr>
        <w:t xml:space="preserve">Forced-choice methods are common in </w:t>
      </w:r>
      <w:proofErr w:type="gramStart"/>
      <w:r w:rsidRPr="00A84AFB">
        <w:rPr>
          <w:rFonts w:ascii="Times New Roman" w:hAnsi="Times New Roman" w:cs="Times New Roman"/>
          <w:lang w:val="en-GB"/>
          <w:rPrChange w:id="47" w:author="Keil, Johannes (Stud. FPN)" w:date="2025-02-19T16:04:00Z" w16du:dateUtc="2025-02-19T16:04:00Z">
            <w:rPr/>
          </w:rPrChange>
        </w:rPr>
        <w:t>marketing, and</w:t>
      </w:r>
      <w:proofErr w:type="gramEnd"/>
      <w:r w:rsidRPr="00A84AFB">
        <w:rPr>
          <w:rFonts w:ascii="Times New Roman" w:hAnsi="Times New Roman" w:cs="Times New Roman"/>
          <w:lang w:val="en-GB"/>
          <w:rPrChange w:id="48" w:author="Keil, Johannes (Stud. FPN)" w:date="2025-02-19T16:04:00Z" w16du:dateUtc="2025-02-19T16:04:00Z">
            <w:rPr/>
          </w:rPrChange>
        </w:rPr>
        <w:t xml:space="preserve"> have been successfully used in patient preference research in the past. Notably, </w:t>
      </w:r>
      <w:proofErr w:type="spellStart"/>
      <w:r w:rsidRPr="00A84AFB">
        <w:rPr>
          <w:rFonts w:ascii="Times New Roman" w:hAnsi="Times New Roman" w:cs="Times New Roman"/>
          <w:lang w:val="en-GB"/>
          <w:rPrChange w:id="49" w:author="Keil, Johannes (Stud. FPN)" w:date="2025-02-19T16:04:00Z" w16du:dateUtc="2025-02-19T16:04:00Z">
            <w:rPr/>
          </w:rPrChange>
        </w:rPr>
        <w:t>Lokkerbol</w:t>
      </w:r>
      <w:proofErr w:type="spellEnd"/>
      <w:r w:rsidRPr="00A84AFB">
        <w:rPr>
          <w:rFonts w:ascii="Times New Roman" w:hAnsi="Times New Roman" w:cs="Times New Roman"/>
          <w:lang w:val="en-GB"/>
          <w:rPrChange w:id="50" w:author="Keil, Johannes (Stud. FPN)" w:date="2025-02-19T16:04:00Z" w16du:dateUtc="2025-02-19T16:04:00Z">
            <w:rPr/>
          </w:rPrChange>
        </w:rPr>
        <w:t xml:space="preserve"> et al. (2018), have investigated depressed patients’ preferences for treatment modalities represented by vignettes - finding, e.g., that participants generally preferred face-to-face therapies over online formats, as well as shorter over longer </w:t>
      </w:r>
      <w:proofErr w:type="spellStart"/>
      <w:r w:rsidRPr="00A84AFB">
        <w:rPr>
          <w:rFonts w:ascii="Times New Roman" w:hAnsi="Times New Roman" w:cs="Times New Roman"/>
          <w:lang w:val="en-GB"/>
          <w:rPrChange w:id="51" w:author="Keil, Johannes (Stud. FPN)" w:date="2025-02-19T16:04:00Z" w16du:dateUtc="2025-02-19T16:04:00Z">
            <w:rPr/>
          </w:rPrChange>
        </w:rPr>
        <w:t>waittimes</w:t>
      </w:r>
      <w:proofErr w:type="spellEnd"/>
      <w:r w:rsidRPr="00A84AFB">
        <w:rPr>
          <w:rFonts w:ascii="Times New Roman" w:hAnsi="Times New Roman" w:cs="Times New Roman"/>
          <w:lang w:val="en-GB"/>
          <w:rPrChange w:id="52" w:author="Keil, Johannes (Stud. FPN)" w:date="2025-02-19T16:04:00Z" w16du:dateUtc="2025-02-19T16:04:00Z">
            <w:rPr/>
          </w:rPrChange>
        </w:rPr>
        <w:t xml:space="preserve">. The advantage of </w:t>
      </w:r>
      <w:proofErr w:type="gramStart"/>
      <w:r w:rsidRPr="00A84AFB">
        <w:rPr>
          <w:rFonts w:ascii="Times New Roman" w:hAnsi="Times New Roman" w:cs="Times New Roman"/>
          <w:lang w:val="en-GB"/>
          <w:rPrChange w:id="53" w:author="Keil, Johannes (Stud. FPN)" w:date="2025-02-19T16:04:00Z" w16du:dateUtc="2025-02-19T16:04:00Z">
            <w:rPr/>
          </w:rPrChange>
        </w:rPr>
        <w:t>forced-choice</w:t>
      </w:r>
      <w:proofErr w:type="gramEnd"/>
      <w:r w:rsidRPr="00A84AFB">
        <w:rPr>
          <w:rFonts w:ascii="Times New Roman" w:hAnsi="Times New Roman" w:cs="Times New Roman"/>
          <w:lang w:val="en-GB"/>
          <w:rPrChange w:id="54" w:author="Keil, Johannes (Stud. FPN)" w:date="2025-02-19T16:04:00Z" w16du:dateUtc="2025-02-19T16:04:00Z">
            <w:rPr/>
          </w:rPrChange>
        </w:rPr>
        <w:t xml:space="preserve"> is twofold. First, forced-choice methods limit ceiling and floor-effects (e.g., Meade et al., 2004). This may be particularly useful for indecisive patients who consider most symptoms as either very pressing, or not pressing at all - Hence, exactly the group where a formalised preference-assessment tool would be most needed. Second, forced-choice measures provide an easily interpretable ‘priority list’ which can effectively guide clinician’s decisions, or form the basis of further shared discussion.</w:t>
      </w:r>
    </w:p>
    <w:p w14:paraId="00000011" w14:textId="77777777" w:rsidR="001B497F" w:rsidRPr="00A84AFB" w:rsidRDefault="001B497F">
      <w:pPr>
        <w:rPr>
          <w:rFonts w:ascii="Times New Roman" w:hAnsi="Times New Roman" w:cs="Times New Roman"/>
          <w:lang w:val="en-GB"/>
          <w:rPrChange w:id="55" w:author="Keil, Johannes (Stud. FPN)" w:date="2025-02-19T16:04:00Z" w16du:dateUtc="2025-02-19T16:04:00Z">
            <w:rPr/>
          </w:rPrChange>
        </w:rPr>
      </w:pPr>
    </w:p>
    <w:p w14:paraId="00000012" w14:textId="3BC603AC" w:rsidR="001B497F" w:rsidRPr="00A84AFB" w:rsidRDefault="00000000">
      <w:pPr>
        <w:rPr>
          <w:rFonts w:ascii="Times New Roman" w:eastAsia="Open Sans" w:hAnsi="Times New Roman" w:cs="Times New Roman"/>
          <w:b/>
          <w:color w:val="333333"/>
          <w:sz w:val="21"/>
          <w:szCs w:val="21"/>
          <w:shd w:val="clear" w:color="auto" w:fill="F5F5F5"/>
          <w:lang w:val="en-GB"/>
          <w:rPrChange w:id="56" w:author="Keil, Johannes (Stud. FPN)" w:date="2025-02-19T16:04:00Z" w16du:dateUtc="2025-02-19T16:04:00Z">
            <w:rPr>
              <w:rFonts w:ascii="Open Sans" w:eastAsia="Open Sans" w:hAnsi="Open Sans" w:cs="Open Sans"/>
              <w:b/>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57" w:author="Keil, Johannes (Stud. FPN)" w:date="2025-02-19T16:04:00Z" w16du:dateUtc="2025-02-19T16:04:00Z">
            <w:rPr>
              <w:rFonts w:ascii="Open Sans" w:eastAsia="Open Sans" w:hAnsi="Open Sans" w:cs="Open Sans"/>
              <w:b/>
              <w:color w:val="333333"/>
              <w:sz w:val="21"/>
              <w:szCs w:val="21"/>
              <w:shd w:val="clear" w:color="auto" w:fill="F5F5F5"/>
            </w:rPr>
          </w:rPrChange>
        </w:rPr>
        <w:t>Hypotheses</w:t>
      </w:r>
      <w:ins w:id="58" w:author="Keil, Johannes (Stud. FPN)" w:date="2025-02-19T16:12:00Z" w16du:dateUtc="2025-02-19T16:12:00Z">
        <w:r w:rsidR="00A84AFB">
          <w:rPr>
            <w:rFonts w:ascii="Times New Roman" w:eastAsia="Open Sans" w:hAnsi="Times New Roman" w:cs="Times New Roman"/>
            <w:b/>
            <w:color w:val="333333"/>
            <w:sz w:val="21"/>
            <w:szCs w:val="21"/>
            <w:shd w:val="clear" w:color="auto" w:fill="F5F5F5"/>
            <w:lang w:val="en-GB"/>
          </w:rPr>
          <w:t xml:space="preserve"> and Goals:</w:t>
        </w:r>
      </w:ins>
    </w:p>
    <w:p w14:paraId="00000013" w14:textId="77777777" w:rsidR="001B497F" w:rsidRPr="00A84AFB" w:rsidRDefault="001B497F">
      <w:pPr>
        <w:rPr>
          <w:rFonts w:ascii="Times New Roman" w:eastAsia="Open Sans" w:hAnsi="Times New Roman" w:cs="Times New Roman"/>
          <w:b/>
          <w:color w:val="333333"/>
          <w:sz w:val="21"/>
          <w:szCs w:val="21"/>
          <w:shd w:val="clear" w:color="auto" w:fill="F5F5F5"/>
          <w:lang w:val="en-GB"/>
          <w:rPrChange w:id="59" w:author="Keil, Johannes (Stud. FPN)" w:date="2025-02-19T16:04:00Z" w16du:dateUtc="2025-02-19T16:04:00Z">
            <w:rPr>
              <w:rFonts w:ascii="Open Sans" w:eastAsia="Open Sans" w:hAnsi="Open Sans" w:cs="Open Sans"/>
              <w:b/>
              <w:color w:val="333333"/>
              <w:sz w:val="21"/>
              <w:szCs w:val="21"/>
              <w:shd w:val="clear" w:color="auto" w:fill="F5F5F5"/>
            </w:rPr>
          </w:rPrChange>
        </w:rPr>
      </w:pPr>
    </w:p>
    <w:p w14:paraId="00000014" w14:textId="507FCB2B" w:rsidR="001B497F" w:rsidRPr="00A84AFB" w:rsidRDefault="00000000">
      <w:pPr>
        <w:rPr>
          <w:rFonts w:ascii="Times New Roman" w:hAnsi="Times New Roman" w:cs="Times New Roman"/>
          <w:lang w:val="en-GB"/>
          <w:rPrChange w:id="60" w:author="Keil, Johannes (Stud. FPN)" w:date="2025-02-19T16:04:00Z" w16du:dateUtc="2025-02-19T16:04:00Z">
            <w:rPr/>
          </w:rPrChange>
        </w:rPr>
      </w:pPr>
      <w:r w:rsidRPr="00A84AFB">
        <w:rPr>
          <w:rFonts w:ascii="Times New Roman" w:hAnsi="Times New Roman" w:cs="Times New Roman"/>
          <w:lang w:val="en-GB"/>
          <w:rPrChange w:id="61" w:author="Keil, Johannes (Stud. FPN)" w:date="2025-02-19T16:04:00Z" w16du:dateUtc="2025-02-19T16:04:00Z">
            <w:rPr/>
          </w:rPrChange>
        </w:rPr>
        <w:t xml:space="preserve">For now, our main goal is to provide some preliminary evidence of the reliability and validity of the tool. First, we would like to establish the internal consistency (H1.1) and test-retest reliability of our tool (H1.2). Second, we aim to provide evidence for the validity of our approach. </w:t>
      </w:r>
      <w:commentRangeStart w:id="62"/>
      <w:commentRangeStart w:id="63"/>
      <w:del w:id="64" w:author="Keil, Johannes (Stud. FPN)" w:date="2025-02-19T11:51:00Z" w16du:dateUtc="2025-02-19T11:51:00Z">
        <w:r w:rsidRPr="00A84AFB" w:rsidDel="00CF1045">
          <w:rPr>
            <w:rFonts w:ascii="Times New Roman" w:hAnsi="Times New Roman" w:cs="Times New Roman"/>
            <w:lang w:val="en-GB"/>
            <w:rPrChange w:id="65" w:author="Keil, Johannes (Stud. FPN)" w:date="2025-02-19T16:04:00Z" w16du:dateUtc="2025-02-19T16:04:00Z">
              <w:rPr/>
            </w:rPrChange>
          </w:rPr>
          <w:delText>First</w:delText>
        </w:r>
        <w:commentRangeEnd w:id="62"/>
        <w:r w:rsidR="00F72FF6" w:rsidRPr="00A84AFB" w:rsidDel="00CF1045">
          <w:rPr>
            <w:rStyle w:val="CommentReference"/>
            <w:rFonts w:ascii="Times New Roman" w:hAnsi="Times New Roman" w:cs="Times New Roman"/>
            <w:rPrChange w:id="66" w:author="Keil, Johannes (Stud. FPN)" w:date="2025-02-19T16:04:00Z" w16du:dateUtc="2025-02-19T16:04:00Z">
              <w:rPr>
                <w:rStyle w:val="CommentReference"/>
              </w:rPr>
            </w:rPrChange>
          </w:rPr>
          <w:commentReference w:id="62"/>
        </w:r>
      </w:del>
      <w:commentRangeEnd w:id="63"/>
      <w:r w:rsidR="00CF1045" w:rsidRPr="00A84AFB">
        <w:rPr>
          <w:rStyle w:val="CommentReference"/>
          <w:rFonts w:ascii="Times New Roman" w:hAnsi="Times New Roman" w:cs="Times New Roman"/>
          <w:rPrChange w:id="67" w:author="Keil, Johannes (Stud. FPN)" w:date="2025-02-19T16:04:00Z" w16du:dateUtc="2025-02-19T16:04:00Z">
            <w:rPr>
              <w:rStyle w:val="CommentReference"/>
            </w:rPr>
          </w:rPrChange>
        </w:rPr>
        <w:commentReference w:id="63"/>
      </w:r>
      <w:del w:id="68" w:author="Keil, Johannes (Stud. FPN)" w:date="2025-02-19T11:51:00Z" w16du:dateUtc="2025-02-19T11:51:00Z">
        <w:r w:rsidRPr="00A84AFB" w:rsidDel="00CF1045">
          <w:rPr>
            <w:rFonts w:ascii="Times New Roman" w:hAnsi="Times New Roman" w:cs="Times New Roman"/>
            <w:lang w:val="en-GB"/>
            <w:rPrChange w:id="69" w:author="Keil, Johannes (Stud. FPN)" w:date="2025-02-19T16:04:00Z" w16du:dateUtc="2025-02-19T16:04:00Z">
              <w:rPr/>
            </w:rPrChange>
          </w:rPr>
          <w:delText xml:space="preserve">, </w:delText>
        </w:r>
      </w:del>
      <w:ins w:id="70" w:author="Keil, Johannes (Stud. FPN)" w:date="2025-02-19T11:52:00Z" w16du:dateUtc="2025-02-19T11:52:00Z">
        <w:r w:rsidR="00CF1045" w:rsidRPr="00A84AFB">
          <w:rPr>
            <w:rFonts w:ascii="Times New Roman" w:hAnsi="Times New Roman" w:cs="Times New Roman"/>
            <w:lang w:val="en-GB"/>
            <w:rPrChange w:id="71" w:author="Keil, Johannes (Stud. FPN)" w:date="2025-02-19T16:04:00Z" w16du:dateUtc="2025-02-19T16:04:00Z">
              <w:rPr>
                <w:lang w:val="en-GB"/>
              </w:rPr>
            </w:rPrChange>
          </w:rPr>
          <w:t>W</w:t>
        </w:r>
      </w:ins>
      <w:del w:id="72" w:author="Keil, Johannes (Stud. FPN)" w:date="2025-02-19T11:52:00Z" w16du:dateUtc="2025-02-19T11:52:00Z">
        <w:r w:rsidRPr="00A84AFB" w:rsidDel="00CF1045">
          <w:rPr>
            <w:rFonts w:ascii="Times New Roman" w:hAnsi="Times New Roman" w:cs="Times New Roman"/>
            <w:lang w:val="en-GB"/>
            <w:rPrChange w:id="73" w:author="Keil, Johannes (Stud. FPN)" w:date="2025-02-19T16:04:00Z" w16du:dateUtc="2025-02-19T16:04:00Z">
              <w:rPr/>
            </w:rPrChange>
          </w:rPr>
          <w:delText>w</w:delText>
        </w:r>
      </w:del>
      <w:r w:rsidRPr="00A84AFB">
        <w:rPr>
          <w:rFonts w:ascii="Times New Roman" w:hAnsi="Times New Roman" w:cs="Times New Roman"/>
          <w:lang w:val="en-GB"/>
          <w:rPrChange w:id="74" w:author="Keil, Johannes (Stud. FPN)" w:date="2025-02-19T16:04:00Z" w16du:dateUtc="2025-02-19T16:04:00Z">
            <w:rPr/>
          </w:rPrChange>
        </w:rPr>
        <w:t xml:space="preserve">e </w:t>
      </w:r>
      <w:proofErr w:type="gramStart"/>
      <w:r w:rsidRPr="00A84AFB">
        <w:rPr>
          <w:rFonts w:ascii="Times New Roman" w:hAnsi="Times New Roman" w:cs="Times New Roman"/>
          <w:lang w:val="en-GB"/>
          <w:rPrChange w:id="75" w:author="Keil, Johannes (Stud. FPN)" w:date="2025-02-19T16:04:00Z" w16du:dateUtc="2025-02-19T16:04:00Z">
            <w:rPr/>
          </w:rPrChange>
        </w:rPr>
        <w:t>aim</w:t>
      </w:r>
      <w:proofErr w:type="gramEnd"/>
      <w:r w:rsidRPr="00A84AFB">
        <w:rPr>
          <w:rFonts w:ascii="Times New Roman" w:hAnsi="Times New Roman" w:cs="Times New Roman"/>
          <w:lang w:val="en-GB"/>
          <w:rPrChange w:id="76" w:author="Keil, Johannes (Stud. FPN)" w:date="2025-02-19T16:04:00Z" w16du:dateUtc="2025-02-19T16:04:00Z">
            <w:rPr/>
          </w:rPrChange>
        </w:rPr>
        <w:t xml:space="preserve"> to show that participants’ response process during the forced-choice task is consistent with accessing, and then comparing, the preference for change assigned to each item. We assume that it is harder for participants to decide between more similarly ranked items. In line with the well-established finding that harder decisions require longer processing times (Hick, 1952, Hyman, 1953, Hu et al., 2022), we seek to test whether smaller rank differences produce longer reaction times on the forced-choice task (H2.1)</w:t>
      </w:r>
    </w:p>
    <w:p w14:paraId="00000015" w14:textId="77777777" w:rsidR="001B497F" w:rsidRPr="00A84AFB" w:rsidRDefault="00000000">
      <w:pPr>
        <w:rPr>
          <w:rFonts w:ascii="Times New Roman" w:eastAsia="Open Sans" w:hAnsi="Times New Roman" w:cs="Times New Roman"/>
          <w:b/>
          <w:color w:val="333333"/>
          <w:sz w:val="21"/>
          <w:szCs w:val="21"/>
          <w:shd w:val="clear" w:color="auto" w:fill="F5F5F5"/>
          <w:lang w:val="en-GB"/>
          <w:rPrChange w:id="77" w:author="Keil, Johannes (Stud. FPN)" w:date="2025-02-19T16:04:00Z" w16du:dateUtc="2025-02-19T16:04:00Z">
            <w:rPr>
              <w:rFonts w:ascii="Open Sans" w:eastAsia="Open Sans" w:hAnsi="Open Sans" w:cs="Open Sans"/>
              <w:b/>
              <w:color w:val="333333"/>
              <w:sz w:val="21"/>
              <w:szCs w:val="21"/>
              <w:shd w:val="clear" w:color="auto" w:fill="F5F5F5"/>
            </w:rPr>
          </w:rPrChange>
        </w:rPr>
      </w:pPr>
      <w:r w:rsidRPr="00A84AFB">
        <w:rPr>
          <w:rFonts w:ascii="Times New Roman" w:hAnsi="Times New Roman" w:cs="Times New Roman"/>
          <w:lang w:val="en-GB"/>
          <w:rPrChange w:id="78" w:author="Keil, Johannes (Stud. FPN)" w:date="2025-02-19T16:04:00Z" w16du:dateUtc="2025-02-19T16:04:00Z">
            <w:rPr/>
          </w:rPrChange>
        </w:rPr>
        <w:t>Another aspect of validity is convergent validity: The concept of ‘preference for symptom change’ rests on the assumption that preference to change a symptom is not the same as (but related to) the severity, frequency and impact that symptom has on daily life (H2.2). A third key question is whether there is sufficient variability in preference (H3): If all patients have the same preferences for symptom change, measuring preference in practice may not be worthwhile. Finally, we seek to explore some implications of our data for precision psychiatry: notably, what gives rise to preference for change - are symptom frequency, severity or impact more important (H4)? Are there clusters of patients with similar preferences (H5)? If so, which characteristics are associated with those clusters? Are there groups of patients that are particularly indecisive, such that formalised assessment of preference with a forced-choice task is most useful (H6)?</w:t>
      </w:r>
    </w:p>
    <w:p w14:paraId="00000016" w14:textId="77777777" w:rsidR="001B497F" w:rsidRPr="00A84AFB" w:rsidRDefault="001B497F">
      <w:pPr>
        <w:rPr>
          <w:rFonts w:ascii="Times New Roman" w:hAnsi="Times New Roman" w:cs="Times New Roman"/>
          <w:lang w:val="en-GB"/>
          <w:rPrChange w:id="79" w:author="Keil, Johannes (Stud. FPN)" w:date="2025-02-19T16:04:00Z" w16du:dateUtc="2025-02-19T16:04:00Z">
            <w:rPr/>
          </w:rPrChange>
        </w:rPr>
      </w:pPr>
    </w:p>
    <w:p w14:paraId="00000017" w14:textId="77777777" w:rsidR="001B497F" w:rsidRPr="00A84AFB" w:rsidRDefault="00000000">
      <w:pPr>
        <w:rPr>
          <w:rFonts w:ascii="Times New Roman" w:hAnsi="Times New Roman" w:cs="Times New Roman"/>
          <w:lang w:val="en-GB"/>
          <w:rPrChange w:id="80" w:author="Keil, Johannes (Stud. FPN)" w:date="2025-02-19T16:04:00Z" w16du:dateUtc="2025-02-19T16:04:00Z">
            <w:rPr/>
          </w:rPrChange>
        </w:rPr>
      </w:pPr>
      <w:r w:rsidRPr="00A84AFB">
        <w:rPr>
          <w:rFonts w:ascii="Times New Roman" w:hAnsi="Times New Roman" w:cs="Times New Roman"/>
          <w:i/>
          <w:lang w:val="en-GB"/>
          <w:rPrChange w:id="81" w:author="Keil, Johannes (Stud. FPN)" w:date="2025-02-19T16:04:00Z" w16du:dateUtc="2025-02-19T16:04:00Z">
            <w:rPr>
              <w:i/>
            </w:rPr>
          </w:rPrChange>
        </w:rPr>
        <w:t>H1</w:t>
      </w:r>
      <w:r w:rsidRPr="00A84AFB">
        <w:rPr>
          <w:rFonts w:ascii="Times New Roman" w:hAnsi="Times New Roman" w:cs="Times New Roman"/>
          <w:lang w:val="en-GB"/>
          <w:rPrChange w:id="82" w:author="Keil, Johannes (Stud. FPN)" w:date="2025-02-19T16:04:00Z" w16du:dateUtc="2025-02-19T16:04:00Z">
            <w:rPr/>
          </w:rPrChange>
        </w:rPr>
        <w:t>: The forced-choice method is reliable. Operationalised as:</w:t>
      </w:r>
    </w:p>
    <w:p w14:paraId="00000018" w14:textId="77777777" w:rsidR="001B497F" w:rsidRPr="00A84AFB" w:rsidRDefault="00000000">
      <w:pPr>
        <w:numPr>
          <w:ilvl w:val="0"/>
          <w:numId w:val="2"/>
        </w:numPr>
        <w:rPr>
          <w:ins w:id="83" w:author="Keil, Johannes (Stud. FPN)" w:date="2025-02-19T15:22:00Z" w16du:dateUtc="2025-02-19T15:22:00Z"/>
          <w:rFonts w:ascii="Times New Roman" w:hAnsi="Times New Roman" w:cs="Times New Roman"/>
          <w:lang w:val="en-GB"/>
          <w:rPrChange w:id="84" w:author="Keil, Johannes (Stud. FPN)" w:date="2025-02-19T16:04:00Z" w16du:dateUtc="2025-02-19T16:04:00Z">
            <w:rPr>
              <w:ins w:id="85" w:author="Keil, Johannes (Stud. FPN)" w:date="2025-02-19T15:22:00Z" w16du:dateUtc="2025-02-19T15:22:00Z"/>
              <w:lang w:val="en-GB"/>
            </w:rPr>
          </w:rPrChange>
        </w:rPr>
      </w:pPr>
      <w:r w:rsidRPr="00A84AFB">
        <w:rPr>
          <w:rFonts w:ascii="Times New Roman" w:hAnsi="Times New Roman" w:cs="Times New Roman"/>
          <w:lang w:val="en-GB"/>
          <w:rPrChange w:id="86" w:author="Keil, Johannes (Stud. FPN)" w:date="2025-02-19T16:04:00Z" w16du:dateUtc="2025-02-19T16:04:00Z">
            <w:rPr/>
          </w:rPrChange>
        </w:rPr>
        <w:t>H1.1: Participants’ responses on the forced-choice task will differ significantly from responses that would be obtained under random responding.</w:t>
      </w:r>
    </w:p>
    <w:p w14:paraId="4A194416" w14:textId="304B060F" w:rsidR="007021E5" w:rsidRPr="00A84AFB" w:rsidRDefault="007021E5" w:rsidP="007021E5">
      <w:pPr>
        <w:numPr>
          <w:ilvl w:val="1"/>
          <w:numId w:val="2"/>
        </w:numPr>
        <w:rPr>
          <w:ins w:id="87" w:author="Keil, Johannes (Stud. FPN)" w:date="2025-02-19T15:22:00Z" w16du:dateUtc="2025-02-19T15:22:00Z"/>
          <w:rFonts w:ascii="Times New Roman" w:hAnsi="Times New Roman" w:cs="Times New Roman"/>
          <w:lang w:val="en-GB"/>
          <w:rPrChange w:id="88" w:author="Keil, Johannes (Stud. FPN)" w:date="2025-02-19T16:04:00Z" w16du:dateUtc="2025-02-19T16:04:00Z">
            <w:rPr>
              <w:ins w:id="89" w:author="Keil, Johannes (Stud. FPN)" w:date="2025-02-19T15:22:00Z" w16du:dateUtc="2025-02-19T15:22:00Z"/>
            </w:rPr>
          </w:rPrChange>
        </w:rPr>
      </w:pPr>
      <w:ins w:id="90" w:author="Keil, Johannes (Stud. FPN)" w:date="2025-02-19T15:22:00Z">
        <w:r w:rsidRPr="00A84AFB">
          <w:rPr>
            <w:rFonts w:ascii="Times New Roman" w:hAnsi="Times New Roman" w:cs="Times New Roman"/>
            <w:rPrChange w:id="91" w:author="Keil, Johannes (Stud. FPN)" w:date="2025-02-19T16:04:00Z" w16du:dateUtc="2025-02-19T16:04:00Z">
              <w:rPr/>
            </w:rPrChange>
          </w:rPr>
          <w:t xml:space="preserve">1.1a) </w:t>
        </w:r>
      </w:ins>
      <w:ins w:id="92" w:author="Keil, Johannes (Stud. FPN)" w:date="2025-02-19T15:25:00Z" w16du:dateUtc="2025-02-19T15:25:00Z">
        <w:r w:rsidRPr="00A84AFB">
          <w:rPr>
            <w:rFonts w:ascii="Times New Roman" w:hAnsi="Times New Roman" w:cs="Times New Roman"/>
            <w:rPrChange w:id="93" w:author="Keil, Johannes (Stud. FPN)" w:date="2025-02-19T16:04:00Z" w16du:dateUtc="2025-02-19T16:04:00Z">
              <w:rPr/>
            </w:rPrChange>
          </w:rPr>
          <w:t xml:space="preserve">The </w:t>
        </w:r>
      </w:ins>
      <w:ins w:id="94" w:author="Keil, Johannes (Stud. FPN)" w:date="2025-02-19T15:22:00Z">
        <w:r w:rsidRPr="00A84AFB">
          <w:rPr>
            <w:rFonts w:ascii="Times New Roman" w:hAnsi="Times New Roman" w:cs="Times New Roman"/>
            <w:rPrChange w:id="95" w:author="Keil, Johannes (Stud. FPN)" w:date="2025-02-19T16:04:00Z" w16du:dateUtc="2025-02-19T16:04:00Z">
              <w:rPr/>
            </w:rPrChange>
          </w:rPr>
          <w:t xml:space="preserve">Number of wins in core items reflect non-random responses across participants </w:t>
        </w:r>
      </w:ins>
    </w:p>
    <w:p w14:paraId="05A0D179" w14:textId="440EC46F" w:rsidR="007021E5" w:rsidRPr="00A84AFB" w:rsidRDefault="007021E5" w:rsidP="007021E5">
      <w:pPr>
        <w:numPr>
          <w:ilvl w:val="1"/>
          <w:numId w:val="2"/>
        </w:numPr>
        <w:rPr>
          <w:ins w:id="96" w:author="Keil, Johannes (Stud. FPN)" w:date="2025-02-19T15:22:00Z" w16du:dateUtc="2025-02-19T15:22:00Z"/>
          <w:rFonts w:ascii="Times New Roman" w:hAnsi="Times New Roman" w:cs="Times New Roman"/>
          <w:lang w:val="en-GB"/>
          <w:rPrChange w:id="97" w:author="Keil, Johannes (Stud. FPN)" w:date="2025-02-19T16:04:00Z" w16du:dateUtc="2025-02-19T16:04:00Z">
            <w:rPr>
              <w:ins w:id="98" w:author="Keil, Johannes (Stud. FPN)" w:date="2025-02-19T15:22:00Z" w16du:dateUtc="2025-02-19T15:22:00Z"/>
            </w:rPr>
          </w:rPrChange>
        </w:rPr>
      </w:pPr>
      <w:ins w:id="99" w:author="Keil, Johannes (Stud. FPN)" w:date="2025-02-19T15:22:00Z">
        <w:r w:rsidRPr="00A84AFB">
          <w:rPr>
            <w:rFonts w:ascii="Times New Roman" w:hAnsi="Times New Roman" w:cs="Times New Roman"/>
            <w:rPrChange w:id="100" w:author="Keil, Johannes (Stud. FPN)" w:date="2025-02-19T16:04:00Z" w16du:dateUtc="2025-02-19T16:04:00Z">
              <w:rPr/>
            </w:rPrChange>
          </w:rPr>
          <w:t xml:space="preserve">1.1b) </w:t>
        </w:r>
      </w:ins>
      <w:ins w:id="101" w:author="Keil, Johannes (Stud. FPN)" w:date="2025-02-19T15:25:00Z" w16du:dateUtc="2025-02-19T15:25:00Z">
        <w:r w:rsidRPr="00A84AFB">
          <w:rPr>
            <w:rFonts w:ascii="Times New Roman" w:hAnsi="Times New Roman" w:cs="Times New Roman"/>
            <w:rPrChange w:id="102" w:author="Keil, Johannes (Stud. FPN)" w:date="2025-02-19T16:04:00Z" w16du:dateUtc="2025-02-19T16:04:00Z">
              <w:rPr/>
            </w:rPrChange>
          </w:rPr>
          <w:t>We plan to measure</w:t>
        </w:r>
      </w:ins>
      <w:ins w:id="103" w:author="Keil, Johannes (Stud. FPN)" w:date="2025-02-19T15:22:00Z">
        <w:r w:rsidRPr="00A84AFB">
          <w:rPr>
            <w:rFonts w:ascii="Times New Roman" w:hAnsi="Times New Roman" w:cs="Times New Roman"/>
            <w:rPrChange w:id="104" w:author="Keil, Johannes (Stud. FPN)" w:date="2025-02-19T16:04:00Z" w16du:dateUtc="2025-02-19T16:04:00Z">
              <w:rPr/>
            </w:rPrChange>
          </w:rPr>
          <w:t xml:space="preserve"> </w:t>
        </w:r>
      </w:ins>
      <w:ins w:id="105" w:author="Keil, Johannes (Stud. FPN)" w:date="2025-02-19T15:25:00Z" w16du:dateUtc="2025-02-19T15:25:00Z">
        <w:r w:rsidRPr="00A84AFB">
          <w:rPr>
            <w:rFonts w:ascii="Times New Roman" w:hAnsi="Times New Roman" w:cs="Times New Roman"/>
            <w:rPrChange w:id="106" w:author="Keil, Johannes (Stud. FPN)" w:date="2025-02-19T16:04:00Z" w16du:dateUtc="2025-02-19T16:04:00Z">
              <w:rPr/>
            </w:rPrChange>
          </w:rPr>
          <w:t xml:space="preserve">the proportion of </w:t>
        </w:r>
      </w:ins>
      <w:ins w:id="107" w:author="Keil, Johannes (Stud. FPN)" w:date="2025-02-19T15:22:00Z">
        <w:r w:rsidRPr="00A84AFB">
          <w:rPr>
            <w:rFonts w:ascii="Times New Roman" w:hAnsi="Times New Roman" w:cs="Times New Roman"/>
            <w:rPrChange w:id="108" w:author="Keil, Johannes (Stud. FPN)" w:date="2025-02-19T16:04:00Z" w16du:dateUtc="2025-02-19T16:04:00Z">
              <w:rPr/>
            </w:rPrChange>
          </w:rPr>
          <w:t>transitively consistent preferences</w:t>
        </w:r>
      </w:ins>
      <w:ins w:id="109" w:author="Keil, Johannes (Stud. FPN)" w:date="2025-02-19T15:53:00Z" w16du:dateUtc="2025-02-19T15:53:00Z">
        <w:r w:rsidR="0083006F" w:rsidRPr="00A84AFB">
          <w:rPr>
            <w:rFonts w:ascii="Times New Roman" w:hAnsi="Times New Roman" w:cs="Times New Roman"/>
            <w:rPrChange w:id="110" w:author="Keil, Johannes (Stud. FPN)" w:date="2025-02-19T16:04:00Z" w16du:dateUtc="2025-02-19T16:04:00Z">
              <w:rPr/>
            </w:rPrChange>
          </w:rPr>
          <w:t>, a proportion over 70% would be acceptable</w:t>
        </w:r>
      </w:ins>
    </w:p>
    <w:p w14:paraId="0DCF24D8" w14:textId="631B87DF" w:rsidR="0083006F" w:rsidRPr="00A84AFB" w:rsidRDefault="007021E5" w:rsidP="0083006F">
      <w:pPr>
        <w:numPr>
          <w:ilvl w:val="1"/>
          <w:numId w:val="2"/>
        </w:numPr>
        <w:rPr>
          <w:rFonts w:ascii="Times New Roman" w:hAnsi="Times New Roman" w:cs="Times New Roman"/>
          <w:lang w:val="en-GB"/>
          <w:rPrChange w:id="111" w:author="Keil, Johannes (Stud. FPN)" w:date="2025-02-19T16:04:00Z" w16du:dateUtc="2025-02-19T16:04:00Z">
            <w:rPr/>
          </w:rPrChange>
        </w:rPr>
        <w:pPrChange w:id="112" w:author="Keil, Johannes (Stud. FPN)" w:date="2025-02-19T15:54:00Z" w16du:dateUtc="2025-02-19T15:54:00Z">
          <w:pPr>
            <w:numPr>
              <w:numId w:val="2"/>
            </w:numPr>
            <w:ind w:left="720" w:hanging="360"/>
          </w:pPr>
        </w:pPrChange>
      </w:pPr>
      <w:ins w:id="113" w:author="Keil, Johannes (Stud. FPN)" w:date="2025-02-19T15:22:00Z">
        <w:r w:rsidRPr="00A84AFB">
          <w:rPr>
            <w:rFonts w:ascii="Times New Roman" w:hAnsi="Times New Roman" w:cs="Times New Roman"/>
            <w:rPrChange w:id="114" w:author="Keil, Johannes (Stud. FPN)" w:date="2025-02-19T16:04:00Z" w16du:dateUtc="2025-02-19T16:04:00Z">
              <w:rPr/>
            </w:rPrChange>
          </w:rPr>
          <w:t xml:space="preserve">1.1c) </w:t>
        </w:r>
      </w:ins>
      <w:ins w:id="115" w:author="Keil, Johannes (Stud. FPN)" w:date="2025-02-19T15:25:00Z" w16du:dateUtc="2025-02-19T15:25:00Z">
        <w:r w:rsidRPr="00A84AFB">
          <w:rPr>
            <w:rFonts w:ascii="Times New Roman" w:hAnsi="Times New Roman" w:cs="Times New Roman"/>
            <w:rPrChange w:id="116" w:author="Keil, Johannes (Stud. FPN)" w:date="2025-02-19T16:04:00Z" w16du:dateUtc="2025-02-19T16:04:00Z">
              <w:rPr/>
            </w:rPrChange>
          </w:rPr>
          <w:t>We plan to measure the proportion o</w:t>
        </w:r>
      </w:ins>
      <w:ins w:id="117" w:author="Keil, Johannes (Stud. FPN)" w:date="2025-02-19T15:26:00Z" w16du:dateUtc="2025-02-19T15:26:00Z">
        <w:r w:rsidRPr="00A84AFB">
          <w:rPr>
            <w:rFonts w:ascii="Times New Roman" w:hAnsi="Times New Roman" w:cs="Times New Roman"/>
            <w:rPrChange w:id="118" w:author="Keil, Johannes (Stud. FPN)" w:date="2025-02-19T16:04:00Z" w16du:dateUtc="2025-02-19T16:04:00Z">
              <w:rPr/>
            </w:rPrChange>
          </w:rPr>
          <w:t>f participant</w:t>
        </w:r>
      </w:ins>
      <w:ins w:id="119" w:author="Keil, Johannes (Stud. FPN)" w:date="2025-02-19T15:53:00Z" w16du:dateUtc="2025-02-19T15:53:00Z">
        <w:r w:rsidR="0083006F" w:rsidRPr="00A84AFB">
          <w:rPr>
            <w:rFonts w:ascii="Times New Roman" w:hAnsi="Times New Roman" w:cs="Times New Roman"/>
            <w:rPrChange w:id="120" w:author="Keil, Johannes (Stud. FPN)" w:date="2025-02-19T16:04:00Z" w16du:dateUtc="2025-02-19T16:04:00Z">
              <w:rPr/>
            </w:rPrChange>
          </w:rPr>
          <w:t xml:space="preserve">s whose entropic profile is significantly different </w:t>
        </w:r>
        <w:proofErr w:type="gramStart"/>
        <w:r w:rsidR="0083006F" w:rsidRPr="00A84AFB">
          <w:rPr>
            <w:rFonts w:ascii="Times New Roman" w:hAnsi="Times New Roman" w:cs="Times New Roman"/>
            <w:rPrChange w:id="121" w:author="Keil, Johannes (Stud. FPN)" w:date="2025-02-19T16:04:00Z" w16du:dateUtc="2025-02-19T16:04:00Z">
              <w:rPr/>
            </w:rPrChange>
          </w:rPr>
          <w:t>form</w:t>
        </w:r>
        <w:proofErr w:type="gramEnd"/>
        <w:r w:rsidR="0083006F" w:rsidRPr="00A84AFB">
          <w:rPr>
            <w:rFonts w:ascii="Times New Roman" w:hAnsi="Times New Roman" w:cs="Times New Roman"/>
            <w:rPrChange w:id="122" w:author="Keil, Johannes (Stud. FPN)" w:date="2025-02-19T16:04:00Z" w16du:dateUtc="2025-02-19T16:04:00Z">
              <w:rPr/>
            </w:rPrChange>
          </w:rPr>
          <w:t xml:space="preserve"> that obtained under random responding, a proportion of over 70% would be acceptable</w:t>
        </w:r>
      </w:ins>
    </w:p>
    <w:p w14:paraId="00000019" w14:textId="77777777" w:rsidR="001B497F" w:rsidRPr="00A84AFB" w:rsidRDefault="00000000">
      <w:pPr>
        <w:numPr>
          <w:ilvl w:val="0"/>
          <w:numId w:val="2"/>
        </w:numPr>
        <w:rPr>
          <w:ins w:id="123" w:author="Keil, Johannes (Stud. FPN)" w:date="2025-02-19T15:56:00Z" w16du:dateUtc="2025-02-19T15:56:00Z"/>
          <w:rFonts w:ascii="Times New Roman" w:hAnsi="Times New Roman" w:cs="Times New Roman"/>
          <w:lang w:val="en-GB"/>
          <w:rPrChange w:id="124" w:author="Keil, Johannes (Stud. FPN)" w:date="2025-02-19T16:04:00Z" w16du:dateUtc="2025-02-19T16:04:00Z">
            <w:rPr>
              <w:ins w:id="125" w:author="Keil, Johannes (Stud. FPN)" w:date="2025-02-19T15:56:00Z" w16du:dateUtc="2025-02-19T15:56:00Z"/>
              <w:lang w:val="en-GB"/>
            </w:rPr>
          </w:rPrChange>
        </w:rPr>
      </w:pPr>
      <w:r w:rsidRPr="00A84AFB">
        <w:rPr>
          <w:rFonts w:ascii="Times New Roman" w:hAnsi="Times New Roman" w:cs="Times New Roman"/>
          <w:lang w:val="en-GB"/>
          <w:rPrChange w:id="126" w:author="Keil, Johannes (Stud. FPN)" w:date="2025-02-19T16:04:00Z" w16du:dateUtc="2025-02-19T16:04:00Z">
            <w:rPr/>
          </w:rPrChange>
        </w:rPr>
        <w:t>H1.2: Participants’ responses on the forced choice task will correlate across time points</w:t>
      </w:r>
    </w:p>
    <w:p w14:paraId="319F1897" w14:textId="7D2751D7" w:rsidR="0083006F" w:rsidRPr="00A84AFB" w:rsidRDefault="0083006F" w:rsidP="0083006F">
      <w:pPr>
        <w:numPr>
          <w:ilvl w:val="1"/>
          <w:numId w:val="2"/>
        </w:numPr>
        <w:rPr>
          <w:ins w:id="127" w:author="Keil, Johannes (Stud. FPN)" w:date="2025-02-19T15:57:00Z" w16du:dateUtc="2025-02-19T15:57:00Z"/>
          <w:rFonts w:ascii="Times New Roman" w:hAnsi="Times New Roman" w:cs="Times New Roman"/>
          <w:lang w:val="en-GB"/>
          <w:rPrChange w:id="128" w:author="Keil, Johannes (Stud. FPN)" w:date="2025-02-19T16:04:00Z" w16du:dateUtc="2025-02-19T16:04:00Z">
            <w:rPr>
              <w:ins w:id="129" w:author="Keil, Johannes (Stud. FPN)" w:date="2025-02-19T15:57:00Z" w16du:dateUtc="2025-02-19T15:57:00Z"/>
              <w:lang w:val="en-GB"/>
            </w:rPr>
          </w:rPrChange>
        </w:rPr>
      </w:pPr>
      <w:ins w:id="130" w:author="Keil, Johannes (Stud. FPN)" w:date="2025-02-19T15:56:00Z" w16du:dateUtc="2025-02-19T15:56:00Z">
        <w:r w:rsidRPr="00A84AFB">
          <w:rPr>
            <w:rFonts w:ascii="Times New Roman" w:hAnsi="Times New Roman" w:cs="Times New Roman"/>
            <w:lang w:val="en-GB"/>
            <w:rPrChange w:id="131" w:author="Keil, Johannes (Stud. FPN)" w:date="2025-02-19T16:04:00Z" w16du:dateUtc="2025-02-19T16:04:00Z">
              <w:rPr>
                <w:lang w:val="en-GB"/>
              </w:rPr>
            </w:rPrChange>
          </w:rPr>
          <w:t>1.2.a) The number of wins in core items will correlate across time points</w:t>
        </w:r>
      </w:ins>
    </w:p>
    <w:p w14:paraId="02615C00" w14:textId="5B9BE0E2" w:rsidR="0083006F" w:rsidRPr="00A84AFB" w:rsidRDefault="0083006F" w:rsidP="0083006F">
      <w:pPr>
        <w:numPr>
          <w:ilvl w:val="1"/>
          <w:numId w:val="2"/>
        </w:numPr>
        <w:rPr>
          <w:rFonts w:ascii="Times New Roman" w:hAnsi="Times New Roman" w:cs="Times New Roman"/>
          <w:lang w:val="en-GB"/>
          <w:rPrChange w:id="132" w:author="Keil, Johannes (Stud. FPN)" w:date="2025-02-19T16:04:00Z" w16du:dateUtc="2025-02-19T16:04:00Z">
            <w:rPr/>
          </w:rPrChange>
        </w:rPr>
        <w:pPrChange w:id="133" w:author="Keil, Johannes (Stud. FPN)" w:date="2025-02-19T15:56:00Z" w16du:dateUtc="2025-02-19T15:56:00Z">
          <w:pPr>
            <w:numPr>
              <w:numId w:val="2"/>
            </w:numPr>
            <w:ind w:left="720" w:hanging="360"/>
          </w:pPr>
        </w:pPrChange>
      </w:pPr>
      <w:ins w:id="134" w:author="Keil, Johannes (Stud. FPN)" w:date="2025-02-19T15:57:00Z" w16du:dateUtc="2025-02-19T15:57:00Z">
        <w:r w:rsidRPr="00A84AFB">
          <w:rPr>
            <w:rFonts w:ascii="Times New Roman" w:hAnsi="Times New Roman" w:cs="Times New Roman"/>
            <w:lang w:val="en-GB"/>
            <w:rPrChange w:id="135" w:author="Keil, Johannes (Stud. FPN)" w:date="2025-02-19T16:04:00Z" w16du:dateUtc="2025-02-19T16:04:00Z">
              <w:rPr>
                <w:lang w:val="en-GB"/>
              </w:rPr>
            </w:rPrChange>
          </w:rPr>
          <w:lastRenderedPageBreak/>
          <w:t xml:space="preserve">1.2.b) The </w:t>
        </w:r>
        <w:proofErr w:type="spellStart"/>
        <w:r w:rsidRPr="00A84AFB">
          <w:rPr>
            <w:rFonts w:ascii="Times New Roman" w:hAnsi="Times New Roman" w:cs="Times New Roman"/>
            <w:lang w:val="en-GB"/>
            <w:rPrChange w:id="136" w:author="Keil, Johannes (Stud. FPN)" w:date="2025-02-19T16:04:00Z" w16du:dateUtc="2025-02-19T16:04:00Z">
              <w:rPr>
                <w:lang w:val="en-GB"/>
              </w:rPr>
            </w:rPrChange>
          </w:rPr>
          <w:t>aitchison’s</w:t>
        </w:r>
        <w:proofErr w:type="spellEnd"/>
        <w:r w:rsidRPr="00A84AFB">
          <w:rPr>
            <w:rFonts w:ascii="Times New Roman" w:hAnsi="Times New Roman" w:cs="Times New Roman"/>
            <w:lang w:val="en-GB"/>
            <w:rPrChange w:id="137" w:author="Keil, Johannes (Stud. FPN)" w:date="2025-02-19T16:04:00Z" w16du:dateUtc="2025-02-19T16:04:00Z">
              <w:rPr>
                <w:lang w:val="en-GB"/>
              </w:rPr>
            </w:rPrChange>
          </w:rPr>
          <w:t xml:space="preserve"> distance between participants’ responses in the first and second wave will be smaller than expected under random responding.</w:t>
        </w:r>
      </w:ins>
    </w:p>
    <w:p w14:paraId="0000001A" w14:textId="77777777" w:rsidR="001B497F" w:rsidRPr="00A84AFB" w:rsidRDefault="001B497F">
      <w:pPr>
        <w:rPr>
          <w:rFonts w:ascii="Times New Roman" w:hAnsi="Times New Roman" w:cs="Times New Roman"/>
          <w:lang w:val="en-GB"/>
          <w:rPrChange w:id="138" w:author="Keil, Johannes (Stud. FPN)" w:date="2025-02-19T16:04:00Z" w16du:dateUtc="2025-02-19T16:04:00Z">
            <w:rPr/>
          </w:rPrChange>
        </w:rPr>
      </w:pPr>
    </w:p>
    <w:p w14:paraId="0000001B" w14:textId="77777777" w:rsidR="001B497F" w:rsidRPr="00A84AFB" w:rsidRDefault="00000000">
      <w:pPr>
        <w:rPr>
          <w:rFonts w:ascii="Times New Roman" w:hAnsi="Times New Roman" w:cs="Times New Roman"/>
          <w:lang w:val="en-GB"/>
          <w:rPrChange w:id="139" w:author="Keil, Johannes (Stud. FPN)" w:date="2025-02-19T16:04:00Z" w16du:dateUtc="2025-02-19T16:04:00Z">
            <w:rPr/>
          </w:rPrChange>
        </w:rPr>
      </w:pPr>
      <w:r w:rsidRPr="00A84AFB">
        <w:rPr>
          <w:rFonts w:ascii="Times New Roman" w:hAnsi="Times New Roman" w:cs="Times New Roman"/>
          <w:i/>
          <w:lang w:val="en-GB"/>
          <w:rPrChange w:id="140" w:author="Keil, Johannes (Stud. FPN)" w:date="2025-02-19T16:04:00Z" w16du:dateUtc="2025-02-19T16:04:00Z">
            <w:rPr>
              <w:i/>
            </w:rPr>
          </w:rPrChange>
        </w:rPr>
        <w:t>H2</w:t>
      </w:r>
      <w:r w:rsidRPr="00A84AFB">
        <w:rPr>
          <w:rFonts w:ascii="Times New Roman" w:hAnsi="Times New Roman" w:cs="Times New Roman"/>
          <w:lang w:val="en-GB"/>
          <w:rPrChange w:id="141" w:author="Keil, Johannes (Stud. FPN)" w:date="2025-02-19T16:04:00Z" w16du:dateUtc="2025-02-19T16:04:00Z">
            <w:rPr/>
          </w:rPrChange>
        </w:rPr>
        <w:t>: The forced-choice method has convergent validity. Operationalised as:</w:t>
      </w:r>
    </w:p>
    <w:p w14:paraId="0000001C" w14:textId="77777777" w:rsidR="001B497F" w:rsidRPr="00A84AFB" w:rsidRDefault="00000000">
      <w:pPr>
        <w:numPr>
          <w:ilvl w:val="0"/>
          <w:numId w:val="3"/>
        </w:numPr>
        <w:rPr>
          <w:rFonts w:ascii="Times New Roman" w:hAnsi="Times New Roman" w:cs="Times New Roman"/>
          <w:lang w:val="en-GB"/>
          <w:rPrChange w:id="142" w:author="Keil, Johannes (Stud. FPN)" w:date="2025-02-19T16:04:00Z" w16du:dateUtc="2025-02-19T16:04:00Z">
            <w:rPr/>
          </w:rPrChange>
        </w:rPr>
      </w:pPr>
      <w:r w:rsidRPr="00A84AFB">
        <w:rPr>
          <w:rFonts w:ascii="Times New Roman" w:hAnsi="Times New Roman" w:cs="Times New Roman"/>
          <w:lang w:val="en-GB"/>
          <w:rPrChange w:id="143" w:author="Keil, Johannes (Stud. FPN)" w:date="2025-02-19T16:04:00Z" w16du:dateUtc="2025-02-19T16:04:00Z">
            <w:rPr/>
          </w:rPrChange>
        </w:rPr>
        <w:t xml:space="preserve">H2.1: Within waves, larger rank differences incur smaller decision times during </w:t>
      </w:r>
      <w:proofErr w:type="gramStart"/>
      <w:r w:rsidRPr="00A84AFB">
        <w:rPr>
          <w:rFonts w:ascii="Times New Roman" w:hAnsi="Times New Roman" w:cs="Times New Roman"/>
          <w:lang w:val="en-GB"/>
          <w:rPrChange w:id="144" w:author="Keil, Johannes (Stud. FPN)" w:date="2025-02-19T16:04:00Z" w16du:dateUtc="2025-02-19T16:04:00Z">
            <w:rPr/>
          </w:rPrChange>
        </w:rPr>
        <w:t>forced-choice</w:t>
      </w:r>
      <w:proofErr w:type="gramEnd"/>
    </w:p>
    <w:p w14:paraId="0000001D" w14:textId="77777777" w:rsidR="001B497F" w:rsidRPr="00A84AFB" w:rsidRDefault="00000000">
      <w:pPr>
        <w:numPr>
          <w:ilvl w:val="0"/>
          <w:numId w:val="3"/>
        </w:numPr>
        <w:rPr>
          <w:ins w:id="145" w:author="Keil, Johannes (Stud. FPN)" w:date="2025-02-19T15:57:00Z" w16du:dateUtc="2025-02-19T15:57:00Z"/>
          <w:rFonts w:ascii="Times New Roman" w:hAnsi="Times New Roman" w:cs="Times New Roman"/>
          <w:lang w:val="en-GB"/>
          <w:rPrChange w:id="146" w:author="Keil, Johannes (Stud. FPN)" w:date="2025-02-19T16:04:00Z" w16du:dateUtc="2025-02-19T16:04:00Z">
            <w:rPr>
              <w:ins w:id="147" w:author="Keil, Johannes (Stud. FPN)" w:date="2025-02-19T15:57:00Z" w16du:dateUtc="2025-02-19T15:57:00Z"/>
              <w:lang w:val="en-GB"/>
            </w:rPr>
          </w:rPrChange>
        </w:rPr>
      </w:pPr>
      <w:r w:rsidRPr="00A84AFB">
        <w:rPr>
          <w:rFonts w:ascii="Times New Roman" w:hAnsi="Times New Roman" w:cs="Times New Roman"/>
          <w:lang w:val="en-GB"/>
          <w:rPrChange w:id="148" w:author="Keil, Johannes (Stud. FPN)" w:date="2025-02-19T16:04:00Z" w16du:dateUtc="2025-02-19T16:04:00Z">
            <w:rPr/>
          </w:rPrChange>
        </w:rPr>
        <w:t>H2.2: Within waves, agreement with Likert-items is positively associated with scores on the forced choice questionnaire.</w:t>
      </w:r>
    </w:p>
    <w:p w14:paraId="63D2CC36" w14:textId="5F479654" w:rsidR="0083006F" w:rsidRPr="00A84AFB" w:rsidRDefault="0083006F" w:rsidP="0083006F">
      <w:pPr>
        <w:numPr>
          <w:ilvl w:val="1"/>
          <w:numId w:val="3"/>
        </w:numPr>
        <w:rPr>
          <w:ins w:id="149" w:author="Keil, Johannes (Stud. FPN)" w:date="2025-02-19T15:58:00Z" w16du:dateUtc="2025-02-19T15:58:00Z"/>
          <w:rFonts w:ascii="Times New Roman" w:hAnsi="Times New Roman" w:cs="Times New Roman"/>
          <w:lang w:val="en-GB"/>
          <w:rPrChange w:id="150" w:author="Keil, Johannes (Stud. FPN)" w:date="2025-02-19T16:04:00Z" w16du:dateUtc="2025-02-19T16:04:00Z">
            <w:rPr>
              <w:ins w:id="151" w:author="Keil, Johannes (Stud. FPN)" w:date="2025-02-19T15:58:00Z" w16du:dateUtc="2025-02-19T15:58:00Z"/>
              <w:lang w:val="en-GB"/>
            </w:rPr>
          </w:rPrChange>
        </w:rPr>
      </w:pPr>
      <w:ins w:id="152" w:author="Keil, Johannes (Stud. FPN)" w:date="2025-02-19T15:57:00Z" w16du:dateUtc="2025-02-19T15:57:00Z">
        <w:r w:rsidRPr="00A84AFB">
          <w:rPr>
            <w:rFonts w:ascii="Times New Roman" w:hAnsi="Times New Roman" w:cs="Times New Roman"/>
            <w:lang w:val="en-GB"/>
            <w:rPrChange w:id="153" w:author="Keil, Johannes (Stud. FPN)" w:date="2025-02-19T16:04:00Z" w16du:dateUtc="2025-02-19T16:04:00Z">
              <w:rPr>
                <w:lang w:val="en-GB"/>
              </w:rPr>
            </w:rPrChange>
          </w:rPr>
          <w:t xml:space="preserve">H2.2.a) </w:t>
        </w:r>
      </w:ins>
      <w:ins w:id="154" w:author="Keil, Johannes (Stud. FPN)" w:date="2025-02-19T15:59:00Z" w16du:dateUtc="2025-02-19T15:59:00Z">
        <w:r w:rsidRPr="00A84AFB">
          <w:rPr>
            <w:rFonts w:ascii="Times New Roman" w:hAnsi="Times New Roman" w:cs="Times New Roman"/>
            <w:lang w:val="en-GB"/>
            <w:rPrChange w:id="155" w:author="Keil, Johannes (Stud. FPN)" w:date="2025-02-19T16:04:00Z" w16du:dateUtc="2025-02-19T16:04:00Z">
              <w:rPr>
                <w:lang w:val="en-GB"/>
              </w:rPr>
            </w:rPrChange>
          </w:rPr>
          <w:t>Likert items will be positively associated with preferences</w:t>
        </w:r>
      </w:ins>
      <w:ins w:id="156" w:author="Keil, Johannes (Stud. FPN)" w:date="2025-02-19T15:57:00Z" w16du:dateUtc="2025-02-19T15:57:00Z">
        <w:r w:rsidRPr="00A84AFB">
          <w:rPr>
            <w:rFonts w:ascii="Times New Roman" w:hAnsi="Times New Roman" w:cs="Times New Roman"/>
            <w:lang w:val="en-GB"/>
            <w:rPrChange w:id="157" w:author="Keil, Johannes (Stud. FPN)" w:date="2025-02-19T16:04:00Z" w16du:dateUtc="2025-02-19T16:04:00Z">
              <w:rPr>
                <w:lang w:val="en-GB"/>
              </w:rPr>
            </w:rPrChange>
          </w:rPr>
          <w:t xml:space="preserve"> when correlating Likert-items with the number of</w:t>
        </w:r>
      </w:ins>
      <w:ins w:id="158" w:author="Keil, Johannes (Stud. FPN)" w:date="2025-02-19T15:58:00Z" w16du:dateUtc="2025-02-19T15:58:00Z">
        <w:r w:rsidRPr="00A84AFB">
          <w:rPr>
            <w:rFonts w:ascii="Times New Roman" w:hAnsi="Times New Roman" w:cs="Times New Roman"/>
            <w:lang w:val="en-GB"/>
            <w:rPrChange w:id="159" w:author="Keil, Johannes (Stud. FPN)" w:date="2025-02-19T16:04:00Z" w16du:dateUtc="2025-02-19T16:04:00Z">
              <w:rPr>
                <w:lang w:val="en-GB"/>
              </w:rPr>
            </w:rPrChange>
          </w:rPr>
          <w:t xml:space="preserve"> </w:t>
        </w:r>
        <w:proofErr w:type="gramStart"/>
        <w:r w:rsidRPr="00A84AFB">
          <w:rPr>
            <w:rFonts w:ascii="Times New Roman" w:hAnsi="Times New Roman" w:cs="Times New Roman"/>
            <w:lang w:val="en-GB"/>
            <w:rPrChange w:id="160" w:author="Keil, Johannes (Stud. FPN)" w:date="2025-02-19T16:04:00Z" w16du:dateUtc="2025-02-19T16:04:00Z">
              <w:rPr>
                <w:lang w:val="en-GB"/>
              </w:rPr>
            </w:rPrChange>
          </w:rPr>
          <w:t>wins/item</w:t>
        </w:r>
        <w:proofErr w:type="gramEnd"/>
        <w:r w:rsidRPr="00A84AFB">
          <w:rPr>
            <w:rFonts w:ascii="Times New Roman" w:hAnsi="Times New Roman" w:cs="Times New Roman"/>
            <w:lang w:val="en-GB"/>
            <w:rPrChange w:id="161" w:author="Keil, Johannes (Stud. FPN)" w:date="2025-02-19T16:04:00Z" w16du:dateUtc="2025-02-19T16:04:00Z">
              <w:rPr>
                <w:lang w:val="en-GB"/>
              </w:rPr>
            </w:rPrChange>
          </w:rPr>
          <w:t xml:space="preserve"> ranks of core items.</w:t>
        </w:r>
      </w:ins>
    </w:p>
    <w:p w14:paraId="395213BD" w14:textId="5C648DB6" w:rsidR="0083006F" w:rsidRPr="00A84AFB" w:rsidRDefault="0083006F" w:rsidP="0083006F">
      <w:pPr>
        <w:numPr>
          <w:ilvl w:val="1"/>
          <w:numId w:val="3"/>
        </w:numPr>
        <w:rPr>
          <w:ins w:id="162" w:author="Keil, Johannes (Stud. FPN)" w:date="2025-02-19T15:58:00Z" w16du:dateUtc="2025-02-19T15:58:00Z"/>
          <w:rFonts w:ascii="Times New Roman" w:hAnsi="Times New Roman" w:cs="Times New Roman"/>
          <w:lang w:val="en-GB"/>
          <w:rPrChange w:id="163" w:author="Keil, Johannes (Stud. FPN)" w:date="2025-02-19T16:04:00Z" w16du:dateUtc="2025-02-19T16:04:00Z">
            <w:rPr>
              <w:ins w:id="164" w:author="Keil, Johannes (Stud. FPN)" w:date="2025-02-19T15:58:00Z" w16du:dateUtc="2025-02-19T15:58:00Z"/>
              <w:lang w:val="en-GB"/>
            </w:rPr>
          </w:rPrChange>
        </w:rPr>
      </w:pPr>
      <w:ins w:id="165" w:author="Keil, Johannes (Stud. FPN)" w:date="2025-02-19T15:58:00Z" w16du:dateUtc="2025-02-19T15:58:00Z">
        <w:r w:rsidRPr="00A84AFB">
          <w:rPr>
            <w:rFonts w:ascii="Times New Roman" w:hAnsi="Times New Roman" w:cs="Times New Roman"/>
            <w:lang w:val="en-GB"/>
            <w:rPrChange w:id="166" w:author="Keil, Johannes (Stud. FPN)" w:date="2025-02-19T16:04:00Z" w16du:dateUtc="2025-02-19T16:04:00Z">
              <w:rPr>
                <w:lang w:val="en-GB"/>
              </w:rPr>
            </w:rPrChange>
          </w:rPr>
          <w:t xml:space="preserve">H2.2.b) </w:t>
        </w:r>
      </w:ins>
      <w:ins w:id="167" w:author="Keil, Johannes (Stud. FPN)" w:date="2025-02-19T15:59:00Z" w16du:dateUtc="2025-02-19T15:59:00Z">
        <w:r w:rsidRPr="00A84AFB">
          <w:rPr>
            <w:rFonts w:ascii="Times New Roman" w:hAnsi="Times New Roman" w:cs="Times New Roman"/>
            <w:lang w:val="en-GB"/>
            <w:rPrChange w:id="168" w:author="Keil, Johannes (Stud. FPN)" w:date="2025-02-19T16:04:00Z" w16du:dateUtc="2025-02-19T16:04:00Z">
              <w:rPr>
                <w:lang w:val="en-GB"/>
              </w:rPr>
            </w:rPrChange>
          </w:rPr>
          <w:t xml:space="preserve">Within core-items, </w:t>
        </w:r>
      </w:ins>
      <w:ins w:id="169" w:author="Keil, Johannes (Stud. FPN)" w:date="2025-02-19T15:58:00Z" w16du:dateUtc="2025-02-19T15:58:00Z">
        <w:r w:rsidRPr="00A84AFB">
          <w:rPr>
            <w:rFonts w:ascii="Times New Roman" w:hAnsi="Times New Roman" w:cs="Times New Roman"/>
            <w:lang w:val="en-GB"/>
            <w:rPrChange w:id="170" w:author="Keil, Johannes (Stud. FPN)" w:date="2025-02-19T16:04:00Z" w16du:dateUtc="2025-02-19T16:04:00Z">
              <w:rPr>
                <w:lang w:val="en-GB"/>
              </w:rPr>
            </w:rPrChange>
          </w:rPr>
          <w:t xml:space="preserve">Likert items </w:t>
        </w:r>
      </w:ins>
      <w:ins w:id="171" w:author="Keil, Johannes (Stud. FPN)" w:date="2025-02-19T15:59:00Z" w16du:dateUtc="2025-02-19T15:59:00Z">
        <w:r w:rsidRPr="00A84AFB">
          <w:rPr>
            <w:rFonts w:ascii="Times New Roman" w:hAnsi="Times New Roman" w:cs="Times New Roman"/>
            <w:lang w:val="en-GB"/>
            <w:rPrChange w:id="172" w:author="Keil, Johannes (Stud. FPN)" w:date="2025-02-19T16:04:00Z" w16du:dateUtc="2025-02-19T16:04:00Z">
              <w:rPr>
                <w:lang w:val="en-GB"/>
              </w:rPr>
            </w:rPrChange>
          </w:rPr>
          <w:t>are positively associated with</w:t>
        </w:r>
      </w:ins>
      <w:ins w:id="173" w:author="Keil, Johannes (Stud. FPN)" w:date="2025-02-19T15:58:00Z" w16du:dateUtc="2025-02-19T15:58:00Z">
        <w:r w:rsidRPr="00A84AFB">
          <w:rPr>
            <w:rFonts w:ascii="Times New Roman" w:hAnsi="Times New Roman" w:cs="Times New Roman"/>
            <w:lang w:val="en-GB"/>
            <w:rPrChange w:id="174" w:author="Keil, Johannes (Stud. FPN)" w:date="2025-02-19T16:04:00Z" w16du:dateUtc="2025-02-19T16:04:00Z">
              <w:rPr>
                <w:lang w:val="en-GB"/>
              </w:rPr>
            </w:rPrChange>
          </w:rPr>
          <w:t xml:space="preserve"> preferences in a Bradley-Terry model, individually predicting the relationship between agreement on a given item and the ability/preference for that item</w:t>
        </w:r>
      </w:ins>
      <w:ins w:id="175" w:author="Keil, Johannes (Stud. FPN)" w:date="2025-02-19T15:59:00Z" w16du:dateUtc="2025-02-19T15:59:00Z">
        <w:r w:rsidRPr="00A84AFB">
          <w:rPr>
            <w:rFonts w:ascii="Times New Roman" w:hAnsi="Times New Roman" w:cs="Times New Roman"/>
            <w:lang w:val="en-GB"/>
            <w:rPrChange w:id="176" w:author="Keil, Johannes (Stud. FPN)" w:date="2025-02-19T16:04:00Z" w16du:dateUtc="2025-02-19T16:04:00Z">
              <w:rPr>
                <w:lang w:val="en-GB"/>
              </w:rPr>
            </w:rPrChange>
          </w:rPr>
          <w:t xml:space="preserve">. </w:t>
        </w:r>
      </w:ins>
    </w:p>
    <w:p w14:paraId="37576555" w14:textId="4284EDD6" w:rsidR="0083006F" w:rsidRPr="00A84AFB" w:rsidRDefault="0083006F" w:rsidP="0083006F">
      <w:pPr>
        <w:numPr>
          <w:ilvl w:val="1"/>
          <w:numId w:val="3"/>
        </w:numPr>
        <w:rPr>
          <w:rFonts w:ascii="Times New Roman" w:hAnsi="Times New Roman" w:cs="Times New Roman"/>
          <w:lang w:val="en-GB"/>
          <w:rPrChange w:id="177" w:author="Keil, Johannes (Stud. FPN)" w:date="2025-02-19T16:04:00Z" w16du:dateUtc="2025-02-19T16:04:00Z">
            <w:rPr/>
          </w:rPrChange>
        </w:rPr>
        <w:pPrChange w:id="178" w:author="Keil, Johannes (Stud. FPN)" w:date="2025-02-19T15:57:00Z" w16du:dateUtc="2025-02-19T15:57:00Z">
          <w:pPr>
            <w:numPr>
              <w:numId w:val="3"/>
            </w:numPr>
            <w:ind w:left="720" w:hanging="360"/>
          </w:pPr>
        </w:pPrChange>
      </w:pPr>
      <w:ins w:id="179" w:author="Keil, Johannes (Stud. FPN)" w:date="2025-02-19T15:58:00Z" w16du:dateUtc="2025-02-19T15:58:00Z">
        <w:r w:rsidRPr="00A84AFB">
          <w:rPr>
            <w:rFonts w:ascii="Times New Roman" w:hAnsi="Times New Roman" w:cs="Times New Roman"/>
            <w:lang w:val="en-GB"/>
            <w:rPrChange w:id="180" w:author="Keil, Johannes (Stud. FPN)" w:date="2025-02-19T16:04:00Z" w16du:dateUtc="2025-02-19T16:04:00Z">
              <w:rPr>
                <w:lang w:val="en-GB"/>
              </w:rPr>
            </w:rPrChange>
          </w:rPr>
          <w:t xml:space="preserve">H2.2.c) </w:t>
        </w:r>
      </w:ins>
      <w:ins w:id="181" w:author="Keil, Johannes (Stud. FPN)" w:date="2025-02-19T15:59:00Z" w16du:dateUtc="2025-02-19T15:59:00Z">
        <w:r w:rsidRPr="00A84AFB">
          <w:rPr>
            <w:rFonts w:ascii="Times New Roman" w:hAnsi="Times New Roman" w:cs="Times New Roman"/>
            <w:lang w:val="en-GB"/>
            <w:rPrChange w:id="182" w:author="Keil, Johannes (Stud. FPN)" w:date="2025-02-19T16:04:00Z" w16du:dateUtc="2025-02-19T16:04:00Z">
              <w:rPr>
                <w:lang w:val="en-GB"/>
              </w:rPr>
            </w:rPrChange>
          </w:rPr>
          <w:t xml:space="preserve">The difference in Likert-item agreement </w:t>
        </w:r>
      </w:ins>
      <w:ins w:id="183" w:author="Keil, Johannes (Stud. FPN)" w:date="2025-02-19T16:00:00Z" w16du:dateUtc="2025-02-19T16:00:00Z">
        <w:r w:rsidRPr="00A84AFB">
          <w:rPr>
            <w:rFonts w:ascii="Times New Roman" w:hAnsi="Times New Roman" w:cs="Times New Roman"/>
            <w:lang w:val="en-GB"/>
            <w:rPrChange w:id="184" w:author="Keil, Johannes (Stud. FPN)" w:date="2025-02-19T16:04:00Z" w16du:dateUtc="2025-02-19T16:04:00Z">
              <w:rPr>
                <w:lang w:val="en-GB"/>
              </w:rPr>
            </w:rPrChange>
          </w:rPr>
          <w:t xml:space="preserve">of any two items </w:t>
        </w:r>
      </w:ins>
      <w:ins w:id="185" w:author="Keil, Johannes (Stud. FPN)" w:date="2025-02-19T15:59:00Z" w16du:dateUtc="2025-02-19T15:59:00Z">
        <w:r w:rsidRPr="00A84AFB">
          <w:rPr>
            <w:rFonts w:ascii="Times New Roman" w:hAnsi="Times New Roman" w:cs="Times New Roman"/>
            <w:lang w:val="en-GB"/>
            <w:rPrChange w:id="186" w:author="Keil, Johannes (Stud. FPN)" w:date="2025-02-19T16:04:00Z" w16du:dateUtc="2025-02-19T16:04:00Z">
              <w:rPr>
                <w:lang w:val="en-GB"/>
              </w:rPr>
            </w:rPrChange>
          </w:rPr>
          <w:t xml:space="preserve">is associated with </w:t>
        </w:r>
      </w:ins>
      <w:ins w:id="187" w:author="Keil, Johannes (Stud. FPN)" w:date="2025-02-19T16:00:00Z" w16du:dateUtc="2025-02-19T16:00:00Z">
        <w:r w:rsidRPr="00A84AFB">
          <w:rPr>
            <w:rFonts w:ascii="Times New Roman" w:hAnsi="Times New Roman" w:cs="Times New Roman"/>
            <w:lang w:val="en-GB"/>
            <w:rPrChange w:id="188" w:author="Keil, Johannes (Stud. FPN)" w:date="2025-02-19T16:04:00Z" w16du:dateUtc="2025-02-19T16:04:00Z">
              <w:rPr>
                <w:lang w:val="en-GB"/>
              </w:rPr>
            </w:rPrChange>
          </w:rPr>
          <w:t>the rank difference of those items.</w:t>
        </w:r>
      </w:ins>
    </w:p>
    <w:p w14:paraId="0000001E" w14:textId="77777777" w:rsidR="001B497F" w:rsidRPr="00A84AFB" w:rsidRDefault="001B497F">
      <w:pPr>
        <w:rPr>
          <w:rFonts w:ascii="Times New Roman" w:hAnsi="Times New Roman" w:cs="Times New Roman"/>
          <w:lang w:val="en-GB"/>
          <w:rPrChange w:id="189" w:author="Keil, Johannes (Stud. FPN)" w:date="2025-02-19T16:04:00Z" w16du:dateUtc="2025-02-19T16:04:00Z">
            <w:rPr/>
          </w:rPrChange>
        </w:rPr>
      </w:pPr>
    </w:p>
    <w:p w14:paraId="0000001F" w14:textId="77777777" w:rsidR="001B497F" w:rsidRPr="00A84AFB" w:rsidRDefault="00000000">
      <w:pPr>
        <w:rPr>
          <w:rFonts w:ascii="Times New Roman" w:hAnsi="Times New Roman" w:cs="Times New Roman"/>
          <w:lang w:val="en-GB"/>
          <w:rPrChange w:id="190" w:author="Keil, Johannes (Stud. FPN)" w:date="2025-02-19T16:04:00Z" w16du:dateUtc="2025-02-19T16:04:00Z">
            <w:rPr/>
          </w:rPrChange>
        </w:rPr>
      </w:pPr>
      <w:r w:rsidRPr="00A84AFB">
        <w:rPr>
          <w:rFonts w:ascii="Times New Roman" w:hAnsi="Times New Roman" w:cs="Times New Roman"/>
          <w:i/>
          <w:lang w:val="en-GB"/>
          <w:rPrChange w:id="191" w:author="Keil, Johannes (Stud. FPN)" w:date="2025-02-19T16:04:00Z" w16du:dateUtc="2025-02-19T16:04:00Z">
            <w:rPr>
              <w:i/>
            </w:rPr>
          </w:rPrChange>
        </w:rPr>
        <w:t>H3</w:t>
      </w:r>
      <w:r w:rsidRPr="00A84AFB">
        <w:rPr>
          <w:rFonts w:ascii="Times New Roman" w:hAnsi="Times New Roman" w:cs="Times New Roman"/>
          <w:lang w:val="en-GB"/>
          <w:rPrChange w:id="192" w:author="Keil, Johannes (Stud. FPN)" w:date="2025-02-19T16:04:00Z" w16du:dateUtc="2025-02-19T16:04:00Z">
            <w:rPr/>
          </w:rPrChange>
        </w:rPr>
        <w:t>: There will be meaningful variation in participants’ preference profiles.</w:t>
      </w:r>
    </w:p>
    <w:p w14:paraId="00000020" w14:textId="77777777" w:rsidR="001B497F" w:rsidRPr="00A84AFB" w:rsidRDefault="001B497F">
      <w:pPr>
        <w:rPr>
          <w:rFonts w:ascii="Times New Roman" w:hAnsi="Times New Roman" w:cs="Times New Roman"/>
          <w:lang w:val="en-GB"/>
          <w:rPrChange w:id="193" w:author="Keil, Johannes (Stud. FPN)" w:date="2025-02-19T16:04:00Z" w16du:dateUtc="2025-02-19T16:04:00Z">
            <w:rPr/>
          </w:rPrChange>
        </w:rPr>
      </w:pPr>
    </w:p>
    <w:p w14:paraId="00000021" w14:textId="77777777" w:rsidR="001B497F" w:rsidRPr="00A84AFB" w:rsidRDefault="00000000">
      <w:pPr>
        <w:rPr>
          <w:rFonts w:ascii="Times New Roman" w:hAnsi="Times New Roman" w:cs="Times New Roman"/>
          <w:lang w:val="en-GB"/>
          <w:rPrChange w:id="194" w:author="Keil, Johannes (Stud. FPN)" w:date="2025-02-19T16:04:00Z" w16du:dateUtc="2025-02-19T16:04:00Z">
            <w:rPr/>
          </w:rPrChange>
        </w:rPr>
      </w:pPr>
      <w:r w:rsidRPr="00A84AFB">
        <w:rPr>
          <w:rFonts w:ascii="Times New Roman" w:hAnsi="Times New Roman" w:cs="Times New Roman"/>
          <w:i/>
          <w:lang w:val="en-GB"/>
          <w:rPrChange w:id="195" w:author="Keil, Johannes (Stud. FPN)" w:date="2025-02-19T16:04:00Z" w16du:dateUtc="2025-02-19T16:04:00Z">
            <w:rPr>
              <w:i/>
            </w:rPr>
          </w:rPrChange>
        </w:rPr>
        <w:t xml:space="preserve">H4: </w:t>
      </w:r>
      <w:r w:rsidRPr="00A84AFB">
        <w:rPr>
          <w:rFonts w:ascii="Times New Roman" w:hAnsi="Times New Roman" w:cs="Times New Roman"/>
          <w:lang w:val="en-GB"/>
          <w:rPrChange w:id="196" w:author="Keil, Johannes (Stud. FPN)" w:date="2025-02-19T16:04:00Z" w16du:dateUtc="2025-02-19T16:04:00Z">
            <w:rPr/>
          </w:rPrChange>
        </w:rPr>
        <w:t>(Exploratory) Frequency, severity, and impact will differ in the extent to which they predict preference.</w:t>
      </w:r>
    </w:p>
    <w:p w14:paraId="00000022" w14:textId="77777777" w:rsidR="001B497F" w:rsidRPr="00A84AFB" w:rsidRDefault="001B497F">
      <w:pPr>
        <w:rPr>
          <w:rFonts w:ascii="Times New Roman" w:hAnsi="Times New Roman" w:cs="Times New Roman"/>
          <w:i/>
          <w:lang w:val="en-GB"/>
          <w:rPrChange w:id="197" w:author="Keil, Johannes (Stud. FPN)" w:date="2025-02-19T16:04:00Z" w16du:dateUtc="2025-02-19T16:04:00Z">
            <w:rPr>
              <w:i/>
            </w:rPr>
          </w:rPrChange>
        </w:rPr>
      </w:pPr>
    </w:p>
    <w:p w14:paraId="00000023" w14:textId="77777777" w:rsidR="001B497F" w:rsidRPr="00A84AFB" w:rsidRDefault="00000000">
      <w:pPr>
        <w:rPr>
          <w:rFonts w:ascii="Times New Roman" w:hAnsi="Times New Roman" w:cs="Times New Roman"/>
          <w:lang w:val="en-GB"/>
          <w:rPrChange w:id="198" w:author="Keil, Johannes (Stud. FPN)" w:date="2025-02-19T16:04:00Z" w16du:dateUtc="2025-02-19T16:04:00Z">
            <w:rPr/>
          </w:rPrChange>
        </w:rPr>
      </w:pPr>
      <w:r w:rsidRPr="00A84AFB">
        <w:rPr>
          <w:rFonts w:ascii="Times New Roman" w:hAnsi="Times New Roman" w:cs="Times New Roman"/>
          <w:i/>
          <w:lang w:val="en-GB"/>
          <w:rPrChange w:id="199" w:author="Keil, Johannes (Stud. FPN)" w:date="2025-02-19T16:04:00Z" w16du:dateUtc="2025-02-19T16:04:00Z">
            <w:rPr>
              <w:i/>
            </w:rPr>
          </w:rPrChange>
        </w:rPr>
        <w:t>H5</w:t>
      </w:r>
      <w:r w:rsidRPr="00A84AFB">
        <w:rPr>
          <w:rFonts w:ascii="Times New Roman" w:hAnsi="Times New Roman" w:cs="Times New Roman"/>
          <w:lang w:val="en-GB"/>
          <w:rPrChange w:id="200" w:author="Keil, Johannes (Stud. FPN)" w:date="2025-02-19T16:04:00Z" w16du:dateUtc="2025-02-19T16:04:00Z">
            <w:rPr/>
          </w:rPrChange>
        </w:rPr>
        <w:t>: (Exploratory) Participants’ preference profiles will form clusters, and cluster-membership will be predicted by demographic characteristics and depression.</w:t>
      </w:r>
    </w:p>
    <w:p w14:paraId="00000024" w14:textId="77777777" w:rsidR="001B497F" w:rsidRPr="00A84AFB" w:rsidRDefault="001B497F">
      <w:pPr>
        <w:rPr>
          <w:rFonts w:ascii="Times New Roman" w:hAnsi="Times New Roman" w:cs="Times New Roman"/>
          <w:i/>
          <w:lang w:val="en-GB"/>
          <w:rPrChange w:id="201" w:author="Keil, Johannes (Stud. FPN)" w:date="2025-02-19T16:04:00Z" w16du:dateUtc="2025-02-19T16:04:00Z">
            <w:rPr>
              <w:i/>
            </w:rPr>
          </w:rPrChange>
        </w:rPr>
      </w:pPr>
    </w:p>
    <w:p w14:paraId="00000025" w14:textId="77777777" w:rsidR="001B497F" w:rsidRPr="00A84AFB" w:rsidRDefault="00000000">
      <w:pPr>
        <w:rPr>
          <w:rFonts w:ascii="Times New Roman" w:hAnsi="Times New Roman" w:cs="Times New Roman"/>
          <w:lang w:val="en-GB"/>
          <w:rPrChange w:id="202" w:author="Keil, Johannes (Stud. FPN)" w:date="2025-02-19T16:04:00Z" w16du:dateUtc="2025-02-19T16:04:00Z">
            <w:rPr/>
          </w:rPrChange>
        </w:rPr>
      </w:pPr>
      <w:r w:rsidRPr="00A84AFB">
        <w:rPr>
          <w:rFonts w:ascii="Times New Roman" w:hAnsi="Times New Roman" w:cs="Times New Roman"/>
          <w:i/>
          <w:lang w:val="en-GB"/>
          <w:rPrChange w:id="203" w:author="Keil, Johannes (Stud. FPN)" w:date="2025-02-19T16:04:00Z" w16du:dateUtc="2025-02-19T16:04:00Z">
            <w:rPr>
              <w:i/>
            </w:rPr>
          </w:rPrChange>
        </w:rPr>
        <w:t>H6</w:t>
      </w:r>
      <w:r w:rsidRPr="00A84AFB">
        <w:rPr>
          <w:rFonts w:ascii="Times New Roman" w:hAnsi="Times New Roman" w:cs="Times New Roman"/>
          <w:lang w:val="en-GB"/>
          <w:rPrChange w:id="204" w:author="Keil, Johannes (Stud. FPN)" w:date="2025-02-19T16:04:00Z" w16du:dateUtc="2025-02-19T16:04:00Z">
            <w:rPr/>
          </w:rPrChange>
        </w:rPr>
        <w:t>: (Exploratory) Participants’ decisiveness (operationalised via the amount of entropy participants’ preference profile) will correlate with demographic characteristics and depression.</w:t>
      </w:r>
    </w:p>
    <w:p w14:paraId="00000026" w14:textId="77777777" w:rsidR="001B497F" w:rsidRPr="00A84AFB" w:rsidRDefault="00000000">
      <w:pPr>
        <w:pStyle w:val="Heading1"/>
        <w:rPr>
          <w:rFonts w:ascii="Times New Roman" w:eastAsia="Open Sans" w:hAnsi="Times New Roman" w:cs="Times New Roman"/>
          <w:color w:val="333333"/>
          <w:sz w:val="26"/>
          <w:szCs w:val="26"/>
          <w:shd w:val="clear" w:color="auto" w:fill="F5F5F5"/>
          <w:lang w:val="en-GB"/>
          <w:rPrChange w:id="205" w:author="Keil, Johannes (Stud. FPN)" w:date="2025-02-19T16:04:00Z" w16du:dateUtc="2025-02-19T16:04:00Z">
            <w:rPr>
              <w:rFonts w:ascii="Open Sans" w:eastAsia="Open Sans" w:hAnsi="Open Sans" w:cs="Open Sans"/>
              <w:color w:val="333333"/>
              <w:sz w:val="26"/>
              <w:szCs w:val="26"/>
              <w:shd w:val="clear" w:color="auto" w:fill="F5F5F5"/>
            </w:rPr>
          </w:rPrChange>
        </w:rPr>
      </w:pPr>
      <w:bookmarkStart w:id="206" w:name="_c2vf374hkvr4" w:colFirst="0" w:colLast="0"/>
      <w:bookmarkEnd w:id="206"/>
      <w:r w:rsidRPr="00A84AFB">
        <w:rPr>
          <w:rFonts w:ascii="Times New Roman" w:hAnsi="Times New Roman" w:cs="Times New Roman"/>
          <w:lang w:val="en-GB"/>
          <w:rPrChange w:id="207" w:author="Keil, Johannes (Stud. FPN)" w:date="2025-02-19T16:04:00Z" w16du:dateUtc="2025-02-19T16:04:00Z">
            <w:rPr/>
          </w:rPrChange>
        </w:rPr>
        <w:t>Design plan</w:t>
      </w:r>
    </w:p>
    <w:p w14:paraId="00000027" w14:textId="77777777" w:rsidR="001B497F" w:rsidRPr="00A84AFB" w:rsidRDefault="00000000">
      <w:pPr>
        <w:rPr>
          <w:rFonts w:ascii="Times New Roman" w:eastAsia="Open Sans" w:hAnsi="Times New Roman" w:cs="Times New Roman"/>
          <w:color w:val="777777"/>
          <w:sz w:val="21"/>
          <w:szCs w:val="21"/>
          <w:shd w:val="clear" w:color="auto" w:fill="F5F5F5"/>
          <w:lang w:val="en-GB"/>
          <w:rPrChange w:id="208" w:author="Keil, Johannes (Stud. FPN)" w:date="2025-02-19T16:04:00Z" w16du:dateUtc="2025-02-19T16:04:00Z">
            <w:rPr>
              <w:rFonts w:ascii="Open Sans" w:eastAsia="Open Sans" w:hAnsi="Open Sans" w:cs="Open Sans"/>
              <w:color w:val="777777"/>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209" w:author="Keil, Johannes (Stud. FPN)" w:date="2025-02-19T16:04:00Z" w16du:dateUtc="2025-02-19T16:04:00Z">
            <w:rPr>
              <w:rFonts w:ascii="Open Sans" w:eastAsia="Open Sans" w:hAnsi="Open Sans" w:cs="Open Sans"/>
              <w:b/>
              <w:color w:val="333333"/>
              <w:sz w:val="21"/>
              <w:szCs w:val="21"/>
              <w:shd w:val="clear" w:color="auto" w:fill="F5F5F5"/>
            </w:rPr>
          </w:rPrChange>
        </w:rPr>
        <w:t>Study design</w:t>
      </w:r>
    </w:p>
    <w:p w14:paraId="00000028" w14:textId="77777777" w:rsidR="001B497F" w:rsidRPr="00A84AFB" w:rsidRDefault="001B497F">
      <w:pPr>
        <w:rPr>
          <w:rFonts w:ascii="Times New Roman" w:eastAsia="Open Sans" w:hAnsi="Times New Roman" w:cs="Times New Roman"/>
          <w:color w:val="337AB7"/>
          <w:sz w:val="21"/>
          <w:szCs w:val="21"/>
          <w:shd w:val="clear" w:color="auto" w:fill="F5F5F5"/>
          <w:lang w:val="en-GB"/>
          <w:rPrChange w:id="210" w:author="Keil, Johannes (Stud. FPN)" w:date="2025-02-19T16:04:00Z" w16du:dateUtc="2025-02-19T16:04:00Z">
            <w:rPr>
              <w:rFonts w:ascii="Open Sans" w:eastAsia="Open Sans" w:hAnsi="Open Sans" w:cs="Open Sans"/>
              <w:color w:val="337AB7"/>
              <w:sz w:val="21"/>
              <w:szCs w:val="21"/>
              <w:shd w:val="clear" w:color="auto" w:fill="F5F5F5"/>
            </w:rPr>
          </w:rPrChange>
        </w:rPr>
      </w:pPr>
    </w:p>
    <w:p w14:paraId="00000029" w14:textId="77777777"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211"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12" w:author="Keil, Johannes (Stud. FPN)" w:date="2025-02-19T16:04:00Z" w16du:dateUtc="2025-02-19T16:04:00Z">
            <w:rPr>
              <w:rFonts w:ascii="Open Sans" w:eastAsia="Open Sans" w:hAnsi="Open Sans" w:cs="Open Sans"/>
              <w:color w:val="333333"/>
              <w:sz w:val="21"/>
              <w:szCs w:val="21"/>
              <w:shd w:val="clear" w:color="auto" w:fill="F5F5F5"/>
            </w:rPr>
          </w:rPrChange>
        </w:rPr>
        <w:t xml:space="preserve">Our proposed analysis uses pre-collected data from longitudinal two-wave design, with data-collection taking place 3 days apart in 2021. On each measurement occasion </w:t>
      </w:r>
      <w:proofErr w:type="gramStart"/>
      <w:r w:rsidRPr="00A84AFB">
        <w:rPr>
          <w:rFonts w:ascii="Times New Roman" w:eastAsia="Open Sans" w:hAnsi="Times New Roman" w:cs="Times New Roman"/>
          <w:color w:val="333333"/>
          <w:sz w:val="21"/>
          <w:szCs w:val="21"/>
          <w:shd w:val="clear" w:color="auto" w:fill="F5F5F5"/>
          <w:lang w:val="en-GB"/>
          <w:rPrChange w:id="213" w:author="Keil, Johannes (Stud. FPN)" w:date="2025-02-19T16:04:00Z" w16du:dateUtc="2025-02-19T16:04:00Z">
            <w:rPr>
              <w:rFonts w:ascii="Open Sans" w:eastAsia="Open Sans" w:hAnsi="Open Sans" w:cs="Open Sans"/>
              <w:color w:val="333333"/>
              <w:sz w:val="21"/>
              <w:szCs w:val="21"/>
              <w:shd w:val="clear" w:color="auto" w:fill="F5F5F5"/>
            </w:rPr>
          </w:rPrChange>
        </w:rPr>
        <w:t>exactly the same</w:t>
      </w:r>
      <w:proofErr w:type="gramEnd"/>
      <w:r w:rsidRPr="00A84AFB">
        <w:rPr>
          <w:rFonts w:ascii="Times New Roman" w:eastAsia="Open Sans" w:hAnsi="Times New Roman" w:cs="Times New Roman"/>
          <w:color w:val="333333"/>
          <w:sz w:val="21"/>
          <w:szCs w:val="21"/>
          <w:shd w:val="clear" w:color="auto" w:fill="F5F5F5"/>
          <w:lang w:val="en-GB"/>
          <w:rPrChange w:id="214"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materials and procedure was used. The data was purely observational, there was no active manipulation.</w:t>
      </w:r>
    </w:p>
    <w:p w14:paraId="0000002A" w14:textId="77777777" w:rsidR="001B497F" w:rsidRPr="00A84AFB" w:rsidRDefault="00000000">
      <w:pPr>
        <w:spacing w:after="160"/>
        <w:rPr>
          <w:rFonts w:ascii="Times New Roman" w:hAnsi="Times New Roman" w:cs="Times New Roman"/>
          <w:lang w:val="en-GB"/>
          <w:rPrChange w:id="215" w:author="Keil, Johannes (Stud. FPN)" w:date="2025-02-19T16:04:00Z" w16du:dateUtc="2025-02-19T16:04:00Z">
            <w:rPr/>
          </w:rPrChange>
        </w:rPr>
      </w:pPr>
      <w:r w:rsidRPr="00A84AFB">
        <w:rPr>
          <w:rFonts w:ascii="Times New Roman" w:hAnsi="Times New Roman" w:cs="Times New Roman"/>
          <w:noProof/>
          <w:lang w:val="en-GB"/>
          <w:rPrChange w:id="216" w:author="Keil, Johannes (Stud. FPN)" w:date="2025-02-19T16:04:00Z" w16du:dateUtc="2025-02-19T16:04:00Z">
            <w:rPr>
              <w:noProof/>
              <w:lang w:val="en-GB"/>
            </w:rPr>
          </w:rPrChange>
        </w:rPr>
        <w:pict w14:anchorId="3557C34E">
          <v:rect id="_x0000_i1025" alt="" style="width:468pt;height:.05pt;mso-width-percent:0;mso-height-percent:0;mso-width-percent:0;mso-height-percent:0" o:hralign="center" o:hrstd="t" o:hr="t" fillcolor="#a0a0a0" stroked="f"/>
        </w:pict>
      </w:r>
    </w:p>
    <w:p w14:paraId="0000002B" w14:textId="77777777" w:rsidR="001B497F" w:rsidRPr="00A84AFB" w:rsidRDefault="00000000">
      <w:pPr>
        <w:pStyle w:val="Heading1"/>
        <w:rPr>
          <w:rFonts w:ascii="Times New Roman" w:eastAsia="Open Sans" w:hAnsi="Times New Roman" w:cs="Times New Roman"/>
          <w:color w:val="333333"/>
          <w:sz w:val="26"/>
          <w:szCs w:val="26"/>
          <w:shd w:val="clear" w:color="auto" w:fill="F5F5F5"/>
          <w:lang w:val="en-GB"/>
          <w:rPrChange w:id="217" w:author="Keil, Johannes (Stud. FPN)" w:date="2025-02-19T16:04:00Z" w16du:dateUtc="2025-02-19T16:04:00Z">
            <w:rPr>
              <w:rFonts w:ascii="Open Sans" w:eastAsia="Open Sans" w:hAnsi="Open Sans" w:cs="Open Sans"/>
              <w:color w:val="333333"/>
              <w:sz w:val="26"/>
              <w:szCs w:val="26"/>
              <w:shd w:val="clear" w:color="auto" w:fill="F5F5F5"/>
            </w:rPr>
          </w:rPrChange>
        </w:rPr>
      </w:pPr>
      <w:bookmarkStart w:id="218" w:name="_kz63eae35an" w:colFirst="0" w:colLast="0"/>
      <w:bookmarkEnd w:id="218"/>
      <w:r w:rsidRPr="00A84AFB">
        <w:rPr>
          <w:rFonts w:ascii="Times New Roman" w:hAnsi="Times New Roman" w:cs="Times New Roman"/>
          <w:lang w:val="en-GB"/>
          <w:rPrChange w:id="219" w:author="Keil, Johannes (Stud. FPN)" w:date="2025-02-19T16:04:00Z" w16du:dateUtc="2025-02-19T16:04:00Z">
            <w:rPr/>
          </w:rPrChange>
        </w:rPr>
        <w:t>Sampling Plan</w:t>
      </w:r>
    </w:p>
    <w:p w14:paraId="0000002C"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220"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221" w:author="Keil, Johannes (Stud. FPN)" w:date="2025-02-19T16:04:00Z" w16du:dateUtc="2025-02-19T16:04:00Z">
            <w:rPr>
              <w:rFonts w:ascii="Open Sans" w:eastAsia="Open Sans" w:hAnsi="Open Sans" w:cs="Open Sans"/>
              <w:b/>
              <w:color w:val="333333"/>
              <w:sz w:val="21"/>
              <w:szCs w:val="21"/>
              <w:shd w:val="clear" w:color="auto" w:fill="F5F5F5"/>
            </w:rPr>
          </w:rPrChange>
        </w:rPr>
        <w:t>Explanation of existing data</w:t>
      </w:r>
    </w:p>
    <w:p w14:paraId="0000002D"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222"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2E"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223"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24" w:author="Keil, Johannes (Stud. FPN)" w:date="2025-02-19T16:04:00Z" w16du:dateUtc="2025-02-19T16:04:00Z">
            <w:rPr>
              <w:rFonts w:ascii="Open Sans" w:eastAsia="Open Sans" w:hAnsi="Open Sans" w:cs="Open Sans"/>
              <w:color w:val="333333"/>
              <w:sz w:val="21"/>
              <w:szCs w:val="21"/>
              <w:shd w:val="clear" w:color="auto" w:fill="F5F5F5"/>
            </w:rPr>
          </w:rPrChange>
        </w:rPr>
        <w:t xml:space="preserve">To avoid bias, we have limited researchers’ access to the full data prior to pre-registration. While all authors had access to the full data, we took efforts to not engage with the data. So far, </w:t>
      </w:r>
      <w:proofErr w:type="gramStart"/>
      <w:r w:rsidRPr="00A84AFB">
        <w:rPr>
          <w:rFonts w:ascii="Times New Roman" w:eastAsia="Open Sans" w:hAnsi="Times New Roman" w:cs="Times New Roman"/>
          <w:color w:val="333333"/>
          <w:sz w:val="21"/>
          <w:szCs w:val="21"/>
          <w:shd w:val="clear" w:color="auto" w:fill="F5F5F5"/>
          <w:lang w:val="en-GB"/>
          <w:rPrChange w:id="225" w:author="Keil, Johannes (Stud. FPN)" w:date="2025-02-19T16:04:00Z" w16du:dateUtc="2025-02-19T16:04:00Z">
            <w:rPr>
              <w:rFonts w:ascii="Open Sans" w:eastAsia="Open Sans" w:hAnsi="Open Sans" w:cs="Open Sans"/>
              <w:color w:val="333333"/>
              <w:sz w:val="21"/>
              <w:szCs w:val="21"/>
              <w:shd w:val="clear" w:color="auto" w:fill="F5F5F5"/>
            </w:rPr>
          </w:rPrChange>
        </w:rPr>
        <w:t>we</w:t>
      </w:r>
      <w:proofErr w:type="gramEnd"/>
      <w:r w:rsidRPr="00A84AFB">
        <w:rPr>
          <w:rFonts w:ascii="Times New Roman" w:eastAsia="Open Sans" w:hAnsi="Times New Roman" w:cs="Times New Roman"/>
          <w:color w:val="333333"/>
          <w:sz w:val="21"/>
          <w:szCs w:val="21"/>
          <w:shd w:val="clear" w:color="auto" w:fill="F5F5F5"/>
          <w:lang w:val="en-GB"/>
          <w:rPrChange w:id="226"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only: (a) plotted histograms of raw wins in the forced choice task, as well as missingness statistics to determine data quality, and (b) conducted several analyses on a subset of randomly chosen 20 participants.</w:t>
      </w:r>
    </w:p>
    <w:p w14:paraId="0000002F"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227"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28" w:author="Keil, Johannes (Stud. FPN)" w:date="2025-02-19T16:04:00Z" w16du:dateUtc="2025-02-19T16:04:00Z">
            <w:rPr>
              <w:rFonts w:ascii="Open Sans" w:eastAsia="Open Sans" w:hAnsi="Open Sans" w:cs="Open Sans"/>
              <w:color w:val="333333"/>
              <w:sz w:val="21"/>
              <w:szCs w:val="21"/>
              <w:shd w:val="clear" w:color="auto" w:fill="F5F5F5"/>
            </w:rPr>
          </w:rPrChange>
        </w:rPr>
        <w:t xml:space="preserve">After formulating our main hypotheses, we chose to try them out on the data prior to pre-registration primarily to gauge the feasibility of our analysis plan. In particular, the forced choice task produces ipsative data, for which many traditional analysis methods are unsuitable. This meant that we had to pivot from some standard analyses (e.g., Cronbach’s alpha) to more </w:t>
      </w:r>
      <w:r w:rsidRPr="00A84AFB">
        <w:rPr>
          <w:rFonts w:ascii="Times New Roman" w:eastAsia="Open Sans" w:hAnsi="Times New Roman" w:cs="Times New Roman"/>
          <w:color w:val="333333"/>
          <w:sz w:val="21"/>
          <w:szCs w:val="21"/>
          <w:shd w:val="clear" w:color="auto" w:fill="F5F5F5"/>
          <w:lang w:val="en-GB"/>
          <w:rPrChange w:id="229" w:author="Keil, Johannes (Stud. FPN)" w:date="2025-02-19T16:04:00Z" w16du:dateUtc="2025-02-19T16:04:00Z">
            <w:rPr>
              <w:rFonts w:ascii="Open Sans" w:eastAsia="Open Sans" w:hAnsi="Open Sans" w:cs="Open Sans"/>
              <w:color w:val="333333"/>
              <w:sz w:val="21"/>
              <w:szCs w:val="21"/>
              <w:shd w:val="clear" w:color="auto" w:fill="F5F5F5"/>
            </w:rPr>
          </w:rPrChange>
        </w:rPr>
        <w:lastRenderedPageBreak/>
        <w:t xml:space="preserve">suitable, but less familiar alternatives (e.g., Kendall/David’s c’ statistic; </w:t>
      </w:r>
      <w:proofErr w:type="spellStart"/>
      <w:r w:rsidRPr="00A84AFB">
        <w:rPr>
          <w:rFonts w:ascii="Times New Roman" w:eastAsia="Open Sans" w:hAnsi="Times New Roman" w:cs="Times New Roman"/>
          <w:color w:val="333333"/>
          <w:sz w:val="21"/>
          <w:szCs w:val="21"/>
          <w:shd w:val="clear" w:color="auto" w:fill="F5F5F5"/>
          <w:lang w:val="en-GB"/>
          <w:rPrChange w:id="230" w:author="Keil, Johannes (Stud. FPN)" w:date="2025-02-19T16:04:00Z" w16du:dateUtc="2025-02-19T16:04:00Z">
            <w:rPr>
              <w:rFonts w:ascii="Open Sans" w:eastAsia="Open Sans" w:hAnsi="Open Sans" w:cs="Open Sans"/>
              <w:color w:val="333333"/>
              <w:sz w:val="21"/>
              <w:szCs w:val="21"/>
              <w:shd w:val="clear" w:color="auto" w:fill="F5F5F5"/>
            </w:rPr>
          </w:rPrChange>
        </w:rPr>
        <w:t>Mazzuchi</w:t>
      </w:r>
      <w:proofErr w:type="spellEnd"/>
      <w:r w:rsidRPr="00A84AFB">
        <w:rPr>
          <w:rFonts w:ascii="Times New Roman" w:eastAsia="Open Sans" w:hAnsi="Times New Roman" w:cs="Times New Roman"/>
          <w:color w:val="333333"/>
          <w:sz w:val="21"/>
          <w:szCs w:val="21"/>
          <w:shd w:val="clear" w:color="auto" w:fill="F5F5F5"/>
          <w:lang w:val="en-GB"/>
          <w:rPrChange w:id="231"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et al., 2008). The pre-exploration ensured the quality of our analyses and suitability of the proposed methods for the data at hand.</w:t>
      </w:r>
    </w:p>
    <w:p w14:paraId="00000030" w14:textId="77777777" w:rsidR="001B497F" w:rsidRPr="00A84AFB" w:rsidRDefault="001B497F">
      <w:pPr>
        <w:rPr>
          <w:rFonts w:ascii="Times New Roman" w:eastAsia="Open Sans" w:hAnsi="Times New Roman" w:cs="Times New Roman"/>
          <w:color w:val="333333"/>
          <w:sz w:val="26"/>
          <w:szCs w:val="26"/>
          <w:shd w:val="clear" w:color="auto" w:fill="F5F5F5"/>
          <w:lang w:val="en-GB"/>
          <w:rPrChange w:id="232" w:author="Keil, Johannes (Stud. FPN)" w:date="2025-02-19T16:04:00Z" w16du:dateUtc="2025-02-19T16:04:00Z">
            <w:rPr>
              <w:rFonts w:ascii="Open Sans" w:eastAsia="Open Sans" w:hAnsi="Open Sans" w:cs="Open Sans"/>
              <w:color w:val="333333"/>
              <w:sz w:val="26"/>
              <w:szCs w:val="26"/>
              <w:shd w:val="clear" w:color="auto" w:fill="F5F5F5"/>
            </w:rPr>
          </w:rPrChange>
        </w:rPr>
      </w:pPr>
    </w:p>
    <w:p w14:paraId="00000031" w14:textId="77777777" w:rsidR="001B497F" w:rsidRPr="00A84AFB" w:rsidRDefault="001B497F">
      <w:pPr>
        <w:rPr>
          <w:rFonts w:ascii="Times New Roman" w:eastAsia="Open Sans" w:hAnsi="Times New Roman" w:cs="Times New Roman"/>
          <w:color w:val="333333"/>
          <w:sz w:val="26"/>
          <w:szCs w:val="26"/>
          <w:shd w:val="clear" w:color="auto" w:fill="F5F5F5"/>
          <w:lang w:val="en-GB"/>
          <w:rPrChange w:id="233" w:author="Keil, Johannes (Stud. FPN)" w:date="2025-02-19T16:04:00Z" w16du:dateUtc="2025-02-19T16:04:00Z">
            <w:rPr>
              <w:rFonts w:ascii="Open Sans" w:eastAsia="Open Sans" w:hAnsi="Open Sans" w:cs="Open Sans"/>
              <w:color w:val="333333"/>
              <w:sz w:val="26"/>
              <w:szCs w:val="26"/>
              <w:shd w:val="clear" w:color="auto" w:fill="F5F5F5"/>
            </w:rPr>
          </w:rPrChange>
        </w:rPr>
      </w:pPr>
    </w:p>
    <w:p w14:paraId="00000032" w14:textId="77777777" w:rsidR="001B497F" w:rsidRPr="00A84AFB" w:rsidRDefault="00000000">
      <w:pPr>
        <w:rPr>
          <w:rFonts w:ascii="Times New Roman" w:eastAsia="Open Sans" w:hAnsi="Times New Roman" w:cs="Times New Roman"/>
          <w:color w:val="337AB7"/>
          <w:sz w:val="21"/>
          <w:szCs w:val="21"/>
          <w:shd w:val="clear" w:color="auto" w:fill="F5F5F5"/>
          <w:lang w:val="en-GB"/>
          <w:rPrChange w:id="234" w:author="Keil, Johannes (Stud. FPN)" w:date="2025-02-19T16:04:00Z" w16du:dateUtc="2025-02-19T16:04:00Z">
            <w:rPr>
              <w:rFonts w:ascii="Open Sans" w:eastAsia="Open Sans" w:hAnsi="Open Sans" w:cs="Open Sans"/>
              <w:color w:val="337AB7"/>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235" w:author="Keil, Johannes (Stud. FPN)" w:date="2025-02-19T16:04:00Z" w16du:dateUtc="2025-02-19T16:04:00Z">
            <w:rPr>
              <w:rFonts w:ascii="Open Sans" w:eastAsia="Open Sans" w:hAnsi="Open Sans" w:cs="Open Sans"/>
              <w:b/>
              <w:color w:val="333333"/>
              <w:sz w:val="21"/>
              <w:szCs w:val="21"/>
              <w:shd w:val="clear" w:color="auto" w:fill="F5F5F5"/>
            </w:rPr>
          </w:rPrChange>
        </w:rPr>
        <w:t>Data collection procedures</w:t>
      </w:r>
    </w:p>
    <w:p w14:paraId="00000033" w14:textId="77777777"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236"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37" w:author="Keil, Johannes (Stud. FPN)" w:date="2025-02-19T16:04:00Z" w16du:dateUtc="2025-02-19T16:04:00Z">
            <w:rPr>
              <w:rFonts w:ascii="Open Sans" w:eastAsia="Open Sans" w:hAnsi="Open Sans" w:cs="Open Sans"/>
              <w:color w:val="333333"/>
              <w:sz w:val="21"/>
              <w:szCs w:val="21"/>
              <w:shd w:val="clear" w:color="auto" w:fill="F5F5F5"/>
            </w:rPr>
          </w:rPrChange>
        </w:rPr>
        <w:t xml:space="preserve">Data from 130 US-based English-speaking adults was collected via </w:t>
      </w:r>
      <w:proofErr w:type="spellStart"/>
      <w:r w:rsidRPr="00A84AFB">
        <w:rPr>
          <w:rFonts w:ascii="Times New Roman" w:eastAsia="Open Sans" w:hAnsi="Times New Roman" w:cs="Times New Roman"/>
          <w:color w:val="333333"/>
          <w:sz w:val="21"/>
          <w:szCs w:val="21"/>
          <w:shd w:val="clear" w:color="auto" w:fill="F5F5F5"/>
          <w:lang w:val="en-GB"/>
          <w:rPrChange w:id="238" w:author="Keil, Johannes (Stud. FPN)" w:date="2025-02-19T16:04:00Z" w16du:dateUtc="2025-02-19T16:04:00Z">
            <w:rPr>
              <w:rFonts w:ascii="Open Sans" w:eastAsia="Open Sans" w:hAnsi="Open Sans" w:cs="Open Sans"/>
              <w:color w:val="333333"/>
              <w:sz w:val="21"/>
              <w:szCs w:val="21"/>
              <w:shd w:val="clear" w:color="auto" w:fill="F5F5F5"/>
            </w:rPr>
          </w:rPrChange>
        </w:rPr>
        <w:t>CloudResearch</w:t>
      </w:r>
      <w:proofErr w:type="spellEnd"/>
      <w:r w:rsidRPr="00A84AFB">
        <w:rPr>
          <w:rFonts w:ascii="Times New Roman" w:eastAsia="Open Sans" w:hAnsi="Times New Roman" w:cs="Times New Roman"/>
          <w:color w:val="333333"/>
          <w:sz w:val="21"/>
          <w:szCs w:val="21"/>
          <w:shd w:val="clear" w:color="auto" w:fill="F5F5F5"/>
          <w:lang w:val="en-GB"/>
          <w:rPrChange w:id="239" w:author="Keil, Johannes (Stud. FPN)" w:date="2025-02-19T16:04:00Z" w16du:dateUtc="2025-02-19T16:04:00Z">
            <w:rPr>
              <w:rFonts w:ascii="Open Sans" w:eastAsia="Open Sans" w:hAnsi="Open Sans" w:cs="Open Sans"/>
              <w:color w:val="333333"/>
              <w:sz w:val="21"/>
              <w:szCs w:val="21"/>
              <w:shd w:val="clear" w:color="auto" w:fill="F5F5F5"/>
            </w:rPr>
          </w:rPrChange>
        </w:rPr>
        <w:t>, with a compensation of $17.50 per hour. The participants previously had indicated on a previous survey that they “Struggle with depression” (Yes/No item). Exclusion criteria were ……………………………………</w:t>
      </w:r>
    </w:p>
    <w:p w14:paraId="00000034" w14:textId="6C7AB6B5"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240"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41" w:author="Keil, Johannes (Stud. FPN)" w:date="2025-02-19T16:04:00Z" w16du:dateUtc="2025-02-19T16:04:00Z">
            <w:rPr>
              <w:rFonts w:ascii="Open Sans" w:eastAsia="Open Sans" w:hAnsi="Open Sans" w:cs="Open Sans"/>
              <w:color w:val="333333"/>
              <w:sz w:val="21"/>
              <w:szCs w:val="21"/>
              <w:shd w:val="clear" w:color="auto" w:fill="F5F5F5"/>
            </w:rPr>
          </w:rPrChange>
        </w:rPr>
        <w:t>First, participants completed a short demographic questionnaire recording sex</w:t>
      </w:r>
      <w:ins w:id="242" w:author="Nielson, Dylan (NIH/NIMH) [E]" w:date="2025-02-18T10:20:00Z" w16du:dateUtc="2025-02-18T15:20:00Z">
        <w:r w:rsidR="00F72FF6" w:rsidRPr="00A84AFB">
          <w:rPr>
            <w:rFonts w:ascii="Times New Roman" w:eastAsia="Open Sans" w:hAnsi="Times New Roman" w:cs="Times New Roman"/>
            <w:color w:val="333333"/>
            <w:sz w:val="21"/>
            <w:szCs w:val="21"/>
            <w:shd w:val="clear" w:color="auto" w:fill="F5F5F5"/>
            <w:lang w:val="en-GB"/>
            <w:rPrChange w:id="243" w:author="Keil, Johannes (Stud. FPN)" w:date="2025-02-19T16:04:00Z" w16du:dateUtc="2025-02-19T16:04:00Z">
              <w:rPr>
                <w:rFonts w:ascii="Open Sans" w:eastAsia="Open Sans" w:hAnsi="Open Sans" w:cs="Open Sans"/>
                <w:color w:val="333333"/>
                <w:sz w:val="21"/>
                <w:szCs w:val="21"/>
                <w:shd w:val="clear" w:color="auto" w:fill="F5F5F5"/>
                <w:lang w:val="en-GB"/>
              </w:rPr>
            </w:rPrChange>
          </w:rPr>
          <w:t>,</w:t>
        </w:r>
      </w:ins>
      <w:r w:rsidRPr="00A84AFB">
        <w:rPr>
          <w:rFonts w:ascii="Times New Roman" w:eastAsia="Open Sans" w:hAnsi="Times New Roman" w:cs="Times New Roman"/>
          <w:color w:val="333333"/>
          <w:sz w:val="21"/>
          <w:szCs w:val="21"/>
          <w:shd w:val="clear" w:color="auto" w:fill="F5F5F5"/>
          <w:lang w:val="en-GB"/>
          <w:rPrChange w:id="244"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age</w:t>
      </w:r>
      <w:ins w:id="245" w:author="Nielson, Dylan (NIH/NIMH) [E]" w:date="2025-02-18T10:21:00Z" w16du:dateUtc="2025-02-18T15:21:00Z">
        <w:r w:rsidR="00F72FF6" w:rsidRPr="00A84AFB">
          <w:rPr>
            <w:rFonts w:ascii="Times New Roman" w:eastAsia="Open Sans" w:hAnsi="Times New Roman" w:cs="Times New Roman"/>
            <w:color w:val="333333"/>
            <w:sz w:val="21"/>
            <w:szCs w:val="21"/>
            <w:shd w:val="clear" w:color="auto" w:fill="F5F5F5"/>
            <w:lang w:val="en-GB"/>
            <w:rPrChange w:id="246" w:author="Keil, Johannes (Stud. FPN)" w:date="2025-02-19T16:04:00Z" w16du:dateUtc="2025-02-19T16:04:00Z">
              <w:rPr>
                <w:rFonts w:ascii="Open Sans" w:eastAsia="Open Sans" w:hAnsi="Open Sans" w:cs="Open Sans"/>
                <w:color w:val="333333"/>
                <w:sz w:val="21"/>
                <w:szCs w:val="21"/>
                <w:shd w:val="clear" w:color="auto" w:fill="F5F5F5"/>
                <w:lang w:val="en-GB"/>
              </w:rPr>
            </w:rPrChange>
          </w:rPr>
          <w:t>,</w:t>
        </w:r>
      </w:ins>
      <w:r w:rsidRPr="00A84AFB">
        <w:rPr>
          <w:rFonts w:ascii="Times New Roman" w:eastAsia="Open Sans" w:hAnsi="Times New Roman" w:cs="Times New Roman"/>
          <w:color w:val="333333"/>
          <w:sz w:val="21"/>
          <w:szCs w:val="21"/>
          <w:shd w:val="clear" w:color="auto" w:fill="F5F5F5"/>
          <w:lang w:val="en-GB"/>
          <w:rPrChange w:id="247"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and their score on the centre for epidemiological studies depression questionnaire (CESD). Then, participants were given a list of 52 items taken from existing questionnaires. The items were chosen </w:t>
      </w:r>
      <w:proofErr w:type="gramStart"/>
      <w:r w:rsidRPr="00A84AFB">
        <w:rPr>
          <w:rFonts w:ascii="Times New Roman" w:eastAsia="Open Sans" w:hAnsi="Times New Roman" w:cs="Times New Roman"/>
          <w:color w:val="333333"/>
          <w:sz w:val="21"/>
          <w:szCs w:val="21"/>
          <w:shd w:val="clear" w:color="auto" w:fill="F5F5F5"/>
          <w:lang w:val="en-GB"/>
          <w:rPrChange w:id="248" w:author="Keil, Johannes (Stud. FPN)" w:date="2025-02-19T16:04:00Z" w16du:dateUtc="2025-02-19T16:04:00Z">
            <w:rPr>
              <w:rFonts w:ascii="Open Sans" w:eastAsia="Open Sans" w:hAnsi="Open Sans" w:cs="Open Sans"/>
              <w:color w:val="333333"/>
              <w:sz w:val="21"/>
              <w:szCs w:val="21"/>
              <w:shd w:val="clear" w:color="auto" w:fill="F5F5F5"/>
            </w:rPr>
          </w:rPrChange>
        </w:rPr>
        <w:t>so as to</w:t>
      </w:r>
      <w:proofErr w:type="gramEnd"/>
      <w:r w:rsidRPr="00A84AFB">
        <w:rPr>
          <w:rFonts w:ascii="Times New Roman" w:eastAsia="Open Sans" w:hAnsi="Times New Roman" w:cs="Times New Roman"/>
          <w:color w:val="333333"/>
          <w:sz w:val="21"/>
          <w:szCs w:val="21"/>
          <w:shd w:val="clear" w:color="auto" w:fill="F5F5F5"/>
          <w:lang w:val="en-GB"/>
          <w:rPrChange w:id="249"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maximise coverage across the range of depression-relevant symptoms identified by Fried &amp; Nesse (2015). Symptoms were taken from the mood and feelings questionnaire (MFQ, 4 items) and the centre for epidemiological studies depression questionnaire (CESD, 17 items), the quick inventory of depressive symptomatology (QIDS, 3 items), the full inventory of depressive symptomatology (IDS, 10 items), the Zung self-rating depression scale (SDS, 8 items) and the Beck-Depression Inventory (4 items). 6 additional items were included to improve coverage of depression-related symptoms listed by Fried &amp; Nesse (2015), but that were not covered in the questionnaires (e.g., weight gain, initial/middle insomnia, anxiety, phobia, gastro-intestinal symptoms). Five symptom domains from Fried &amp; Nesse were excluded due being unsuitable for self-report (hypochondriasis, loss of insight), management/ethical risks in online collection (suicidal ideation, decreased libido) and overlap with other content domains (inability to feel, showing strong content-overlap with loss of interest).</w:t>
      </w:r>
    </w:p>
    <w:p w14:paraId="00000035" w14:textId="77777777"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250"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51" w:author="Keil, Johannes (Stud. FPN)" w:date="2025-02-19T16:04:00Z" w16du:dateUtc="2025-02-19T16:04:00Z">
            <w:rPr>
              <w:rFonts w:ascii="Open Sans" w:eastAsia="Open Sans" w:hAnsi="Open Sans" w:cs="Open Sans"/>
              <w:color w:val="333333"/>
              <w:sz w:val="21"/>
              <w:szCs w:val="21"/>
              <w:shd w:val="clear" w:color="auto" w:fill="F5F5F5"/>
            </w:rPr>
          </w:rPrChange>
        </w:rPr>
        <w:t xml:space="preserve">They were asked to choose “Which of these problems have bothered you in the previous 6 months?”. Participants could select as many symptoms as they liked. In the following task, participants were shown their selected symptoms as well as 5 core symptoms, which thematically covered anhedonia or low mood (example: “Feeling depressed”). For each symptom participants endorsed, plus the 5 core symptoms regardless of endorsement, we collected Likert responses to the frequency of the symptom (“How often has this problem bothered you in the last 6 months?”, scored ‘0 - Never’,‘1 - Only once’,‘2 - Sometimes’,‘3 - Weekly’,‘4 - Every few days’,‘5 - Every day’), its severity (“When this problem bothers you, how severe is it?’, scored: ‘0 - No bother’,‘1 - Minimal’,‘2 - Mild’,‘3 - Moderate’,‘4 - High’,‘5 - Most severe’) and its impact on life (“How much does this problem impact your life overall?, scored: ‘0 - No impact’,‘1 - Minor annoyance’,‘2 - Mild’,‘3 - Troublesome’,‘4 - High impact’,‘5 - Prevents me from going about my life’). </w:t>
      </w:r>
    </w:p>
    <w:p w14:paraId="00000036" w14:textId="4A39DFFE"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252"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53" w:author="Keil, Johannes (Stud. FPN)" w:date="2025-02-19T16:04:00Z" w16du:dateUtc="2025-02-19T16:04:00Z">
            <w:rPr>
              <w:rFonts w:ascii="Open Sans" w:eastAsia="Open Sans" w:hAnsi="Open Sans" w:cs="Open Sans"/>
              <w:color w:val="333333"/>
              <w:sz w:val="21"/>
              <w:szCs w:val="21"/>
              <w:shd w:val="clear" w:color="auto" w:fill="F5F5F5"/>
            </w:rPr>
          </w:rPrChange>
        </w:rPr>
        <w:t xml:space="preserve">Next, participants completed the main forced-choice task. Participants </w:t>
      </w:r>
      <w:proofErr w:type="gramStart"/>
      <w:r w:rsidRPr="00A84AFB">
        <w:rPr>
          <w:rFonts w:ascii="Times New Roman" w:eastAsia="Open Sans" w:hAnsi="Times New Roman" w:cs="Times New Roman"/>
          <w:color w:val="333333"/>
          <w:sz w:val="21"/>
          <w:szCs w:val="21"/>
          <w:shd w:val="clear" w:color="auto" w:fill="F5F5F5"/>
          <w:lang w:val="en-GB"/>
          <w:rPrChange w:id="254" w:author="Keil, Johannes (Stud. FPN)" w:date="2025-02-19T16:04:00Z" w16du:dateUtc="2025-02-19T16:04:00Z">
            <w:rPr>
              <w:rFonts w:ascii="Open Sans" w:eastAsia="Open Sans" w:hAnsi="Open Sans" w:cs="Open Sans"/>
              <w:color w:val="333333"/>
              <w:sz w:val="21"/>
              <w:szCs w:val="21"/>
              <w:shd w:val="clear" w:color="auto" w:fill="F5F5F5"/>
            </w:rPr>
          </w:rPrChange>
        </w:rPr>
        <w:t>were</w:t>
      </w:r>
      <w:proofErr w:type="gramEnd"/>
      <w:r w:rsidRPr="00A84AFB">
        <w:rPr>
          <w:rFonts w:ascii="Times New Roman" w:eastAsia="Open Sans" w:hAnsi="Times New Roman" w:cs="Times New Roman"/>
          <w:color w:val="333333"/>
          <w:sz w:val="21"/>
          <w:szCs w:val="21"/>
          <w:shd w:val="clear" w:color="auto" w:fill="F5F5F5"/>
          <w:lang w:val="en-GB"/>
          <w:rPrChange w:id="255"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shown one randomly chosen item from the pool of endorsed/core items on each side of the screen. Their </w:t>
      </w:r>
      <w:del w:id="256" w:author="Nielson, Dylan (NIH/NIMH) [E]" w:date="2025-02-18T10:24:00Z" w16du:dateUtc="2025-02-18T15:24:00Z">
        <w:r w:rsidRPr="00A84AFB" w:rsidDel="00BC5737">
          <w:rPr>
            <w:rFonts w:ascii="Times New Roman" w:eastAsia="Open Sans" w:hAnsi="Times New Roman" w:cs="Times New Roman"/>
            <w:color w:val="333333"/>
            <w:sz w:val="21"/>
            <w:szCs w:val="21"/>
            <w:shd w:val="clear" w:color="auto" w:fill="F5F5F5"/>
            <w:lang w:val="en-GB"/>
            <w:rPrChange w:id="257" w:author="Keil, Johannes (Stud. FPN)" w:date="2025-02-19T16:04:00Z" w16du:dateUtc="2025-02-19T16:04:00Z">
              <w:rPr>
                <w:rFonts w:ascii="Open Sans" w:eastAsia="Open Sans" w:hAnsi="Open Sans" w:cs="Open Sans"/>
                <w:color w:val="333333"/>
                <w:sz w:val="21"/>
                <w:szCs w:val="21"/>
                <w:shd w:val="clear" w:color="auto" w:fill="F5F5F5"/>
              </w:rPr>
            </w:rPrChange>
          </w:rPr>
          <w:delText xml:space="preserve">task </w:delText>
        </w:r>
      </w:del>
      <w:ins w:id="258" w:author="Nielson, Dylan (NIH/NIMH) [E]" w:date="2025-02-18T10:24:00Z" w16du:dateUtc="2025-02-18T15:24:00Z">
        <w:r w:rsidR="00BC5737" w:rsidRPr="00A84AFB">
          <w:rPr>
            <w:rFonts w:ascii="Times New Roman" w:eastAsia="Open Sans" w:hAnsi="Times New Roman" w:cs="Times New Roman"/>
            <w:color w:val="333333"/>
            <w:sz w:val="21"/>
            <w:szCs w:val="21"/>
            <w:shd w:val="clear" w:color="auto" w:fill="F5F5F5"/>
            <w:lang w:val="en-GB"/>
            <w:rPrChange w:id="259" w:author="Keil, Johannes (Stud. FPN)" w:date="2025-02-19T16:04:00Z" w16du:dateUtc="2025-02-19T16:04:00Z">
              <w:rPr>
                <w:rFonts w:ascii="Open Sans" w:eastAsia="Open Sans" w:hAnsi="Open Sans" w:cs="Open Sans"/>
                <w:color w:val="333333"/>
                <w:sz w:val="21"/>
                <w:szCs w:val="21"/>
                <w:shd w:val="clear" w:color="auto" w:fill="F5F5F5"/>
                <w:lang w:val="en-GB"/>
              </w:rPr>
            </w:rPrChange>
          </w:rPr>
          <w:t>prompt</w:t>
        </w:r>
        <w:r w:rsidR="00BC5737" w:rsidRPr="00A84AFB">
          <w:rPr>
            <w:rFonts w:ascii="Times New Roman" w:eastAsia="Open Sans" w:hAnsi="Times New Roman" w:cs="Times New Roman"/>
            <w:color w:val="333333"/>
            <w:sz w:val="21"/>
            <w:szCs w:val="21"/>
            <w:shd w:val="clear" w:color="auto" w:fill="F5F5F5"/>
            <w:lang w:val="en-GB"/>
            <w:rPrChange w:id="260"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w:t>
        </w:r>
      </w:ins>
      <w:r w:rsidRPr="00A84AFB">
        <w:rPr>
          <w:rFonts w:ascii="Times New Roman" w:eastAsia="Open Sans" w:hAnsi="Times New Roman" w:cs="Times New Roman"/>
          <w:color w:val="333333"/>
          <w:sz w:val="21"/>
          <w:szCs w:val="21"/>
          <w:shd w:val="clear" w:color="auto" w:fill="F5F5F5"/>
          <w:lang w:val="en-GB"/>
          <w:rPrChange w:id="261" w:author="Keil, Johannes (Stud. FPN)" w:date="2025-02-19T16:04:00Z" w16du:dateUtc="2025-02-19T16:04:00Z">
            <w:rPr>
              <w:rFonts w:ascii="Open Sans" w:eastAsia="Open Sans" w:hAnsi="Open Sans" w:cs="Open Sans"/>
              <w:color w:val="333333"/>
              <w:sz w:val="21"/>
              <w:szCs w:val="21"/>
              <w:shd w:val="clear" w:color="auto" w:fill="F5F5F5"/>
            </w:rPr>
          </w:rPrChange>
        </w:rPr>
        <w:t>was</w:t>
      </w:r>
      <w:ins w:id="262" w:author="Nielson, Dylan (NIH/NIMH) [E]" w:date="2025-02-18T10:24:00Z" w16du:dateUtc="2025-02-18T15:24:00Z">
        <w:r w:rsidR="00BC5737" w:rsidRPr="00A84AFB">
          <w:rPr>
            <w:rFonts w:ascii="Times New Roman" w:eastAsia="Open Sans" w:hAnsi="Times New Roman" w:cs="Times New Roman"/>
            <w:color w:val="333333"/>
            <w:sz w:val="21"/>
            <w:szCs w:val="21"/>
            <w:shd w:val="clear" w:color="auto" w:fill="F5F5F5"/>
            <w:lang w:val="en-GB"/>
            <w:rPrChange w:id="263" w:author="Keil, Johannes (Stud. FPN)" w:date="2025-02-19T16:04:00Z" w16du:dateUtc="2025-02-19T16:04:00Z">
              <w:rPr>
                <w:rFonts w:ascii="Open Sans" w:eastAsia="Open Sans" w:hAnsi="Open Sans" w:cs="Open Sans"/>
                <w:color w:val="333333"/>
                <w:sz w:val="21"/>
                <w:szCs w:val="21"/>
                <w:shd w:val="clear" w:color="auto" w:fill="F5F5F5"/>
                <w:lang w:val="en-GB"/>
              </w:rPr>
            </w:rPrChange>
          </w:rPr>
          <w:t>: “</w:t>
        </w:r>
      </w:ins>
      <w:del w:id="264" w:author="Nielson, Dylan (NIH/NIMH) [E]" w:date="2025-02-18T10:24:00Z" w16du:dateUtc="2025-02-18T15:24:00Z">
        <w:r w:rsidRPr="00A84AFB" w:rsidDel="00BC5737">
          <w:rPr>
            <w:rFonts w:ascii="Times New Roman" w:eastAsia="Open Sans" w:hAnsi="Times New Roman" w:cs="Times New Roman"/>
            <w:color w:val="333333"/>
            <w:sz w:val="21"/>
            <w:szCs w:val="21"/>
            <w:shd w:val="clear" w:color="auto" w:fill="F5F5F5"/>
            <w:lang w:val="en-GB"/>
            <w:rPrChange w:id="265" w:author="Keil, Johannes (Stud. FPN)" w:date="2025-02-19T16:04:00Z" w16du:dateUtc="2025-02-19T16:04:00Z">
              <w:rPr>
                <w:rFonts w:ascii="Open Sans" w:eastAsia="Open Sans" w:hAnsi="Open Sans" w:cs="Open Sans"/>
                <w:color w:val="333333"/>
                <w:sz w:val="21"/>
                <w:szCs w:val="21"/>
                <w:shd w:val="clear" w:color="auto" w:fill="F5F5F5"/>
              </w:rPr>
            </w:rPrChange>
          </w:rPr>
          <w:delText xml:space="preserve"> to </w:delText>
        </w:r>
      </w:del>
      <w:ins w:id="266" w:author="Nielson, Dylan (NIH/NIMH) [E]" w:date="2025-02-18T10:24:00Z" w16du:dateUtc="2025-02-18T15:24:00Z">
        <w:r w:rsidR="00BC5737" w:rsidRPr="00A84AFB">
          <w:rPr>
            <w:rFonts w:ascii="Times New Roman" w:eastAsia="Open Sans" w:hAnsi="Times New Roman" w:cs="Times New Roman"/>
            <w:color w:val="333333"/>
            <w:sz w:val="21"/>
            <w:szCs w:val="21"/>
            <w:shd w:val="clear" w:color="auto" w:fill="F5F5F5"/>
            <w:lang w:val="en-GB"/>
            <w:rPrChange w:id="267" w:author="Keil, Johannes (Stud. FPN)" w:date="2025-02-19T16:04:00Z" w16du:dateUtc="2025-02-19T16:04:00Z">
              <w:rPr>
                <w:rFonts w:ascii="Open Sans" w:eastAsia="Open Sans" w:hAnsi="Open Sans" w:cs="Open Sans"/>
                <w:color w:val="333333"/>
                <w:sz w:val="21"/>
                <w:szCs w:val="21"/>
                <w:shd w:val="clear" w:color="auto" w:fill="F5F5F5"/>
                <w:lang w:val="en-GB"/>
              </w:rPr>
            </w:rPrChange>
          </w:rPr>
          <w:t>If you could make one of these two problems go away, which would you pick?”</w:t>
        </w:r>
      </w:ins>
      <w:del w:id="268" w:author="Nielson, Dylan (NIH/NIMH) [E]" w:date="2025-02-18T10:24:00Z" w16du:dateUtc="2025-02-18T15:24:00Z">
        <w:r w:rsidRPr="00A84AFB" w:rsidDel="00BC5737">
          <w:rPr>
            <w:rFonts w:ascii="Times New Roman" w:eastAsia="Open Sans" w:hAnsi="Times New Roman" w:cs="Times New Roman"/>
            <w:color w:val="333333"/>
            <w:sz w:val="21"/>
            <w:szCs w:val="21"/>
            <w:shd w:val="clear" w:color="auto" w:fill="F5F5F5"/>
            <w:lang w:val="en-GB"/>
            <w:rPrChange w:id="269" w:author="Keil, Johannes (Stud. FPN)" w:date="2025-02-19T16:04:00Z" w16du:dateUtc="2025-02-19T16:04:00Z">
              <w:rPr>
                <w:rFonts w:ascii="Open Sans" w:eastAsia="Open Sans" w:hAnsi="Open Sans" w:cs="Open Sans"/>
                <w:color w:val="333333"/>
                <w:sz w:val="21"/>
                <w:szCs w:val="21"/>
                <w:shd w:val="clear" w:color="auto" w:fill="F5F5F5"/>
              </w:rPr>
            </w:rPrChange>
          </w:rPr>
          <w:delText>‘INSERT EXACT WORDING’ e.g.,  ‘choose the symptom that you would like to change the most’</w:delText>
        </w:r>
      </w:del>
      <w:r w:rsidRPr="00A84AFB">
        <w:rPr>
          <w:rFonts w:ascii="Times New Roman" w:eastAsia="Open Sans" w:hAnsi="Times New Roman" w:cs="Times New Roman"/>
          <w:color w:val="333333"/>
          <w:sz w:val="21"/>
          <w:szCs w:val="21"/>
          <w:shd w:val="clear" w:color="auto" w:fill="F5F5F5"/>
          <w:lang w:val="en-GB"/>
          <w:rPrChange w:id="270"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They indicated their choice via button press. </w:t>
      </w:r>
    </w:p>
    <w:p w14:paraId="00000037" w14:textId="77777777"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271"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hAnsi="Times New Roman" w:cs="Times New Roman"/>
          <w:lang w:val="en-GB"/>
          <w:rPrChange w:id="272" w:author="Keil, Johannes (Stud. FPN)" w:date="2025-02-19T16:04:00Z" w16du:dateUtc="2025-02-19T16:04:00Z">
            <w:rPr/>
          </w:rPrChange>
        </w:rPr>
        <w:t>The number of comparisons each participant was shown was capped at 190. From previous unpublished forced-choice questionnaires, we anticipated a response time of 3s per item. This threshold was chosen to keep the length of the study within roughly 10 minutes. If a participant endorsed too many symptoms, a random selection of the possible comparisons was shown.</w:t>
      </w:r>
    </w:p>
    <w:p w14:paraId="00000038" w14:textId="77777777" w:rsidR="001B497F" w:rsidRPr="00A84AFB" w:rsidRDefault="001B497F">
      <w:pPr>
        <w:rPr>
          <w:rFonts w:ascii="Times New Roman" w:eastAsia="Open Sans" w:hAnsi="Times New Roman" w:cs="Times New Roman"/>
          <w:color w:val="333333"/>
          <w:sz w:val="26"/>
          <w:szCs w:val="26"/>
          <w:shd w:val="clear" w:color="auto" w:fill="F5F5F5"/>
          <w:lang w:val="en-GB"/>
          <w:rPrChange w:id="273" w:author="Keil, Johannes (Stud. FPN)" w:date="2025-02-19T16:04:00Z" w16du:dateUtc="2025-02-19T16:04:00Z">
            <w:rPr>
              <w:rFonts w:ascii="Open Sans" w:eastAsia="Open Sans" w:hAnsi="Open Sans" w:cs="Open Sans"/>
              <w:color w:val="333333"/>
              <w:sz w:val="26"/>
              <w:szCs w:val="26"/>
              <w:shd w:val="clear" w:color="auto" w:fill="F5F5F5"/>
            </w:rPr>
          </w:rPrChange>
        </w:rPr>
      </w:pPr>
    </w:p>
    <w:p w14:paraId="00000039" w14:textId="77777777" w:rsidR="001B497F" w:rsidRPr="00A84AFB" w:rsidRDefault="00000000">
      <w:pPr>
        <w:rPr>
          <w:rFonts w:ascii="Times New Roman" w:eastAsia="Open Sans" w:hAnsi="Times New Roman" w:cs="Times New Roman"/>
          <w:color w:val="337AB7"/>
          <w:sz w:val="21"/>
          <w:szCs w:val="21"/>
          <w:shd w:val="clear" w:color="auto" w:fill="F5F5F5"/>
          <w:lang w:val="en-GB"/>
          <w:rPrChange w:id="274" w:author="Keil, Johannes (Stud. FPN)" w:date="2025-02-19T16:04:00Z" w16du:dateUtc="2025-02-19T16:04:00Z">
            <w:rPr>
              <w:rFonts w:ascii="Open Sans" w:eastAsia="Open Sans" w:hAnsi="Open Sans" w:cs="Open Sans"/>
              <w:color w:val="337AB7"/>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275" w:author="Keil, Johannes (Stud. FPN)" w:date="2025-02-19T16:04:00Z" w16du:dateUtc="2025-02-19T16:04:00Z">
            <w:rPr>
              <w:rFonts w:ascii="Open Sans" w:eastAsia="Open Sans" w:hAnsi="Open Sans" w:cs="Open Sans"/>
              <w:b/>
              <w:color w:val="333333"/>
              <w:sz w:val="21"/>
              <w:szCs w:val="21"/>
              <w:shd w:val="clear" w:color="auto" w:fill="F5F5F5"/>
            </w:rPr>
          </w:rPrChange>
        </w:rPr>
        <w:t>Sample size</w:t>
      </w:r>
    </w:p>
    <w:p w14:paraId="0000003A" w14:textId="77777777"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276"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77" w:author="Keil, Johannes (Stud. FPN)" w:date="2025-02-19T16:04:00Z" w16du:dateUtc="2025-02-19T16:04:00Z">
            <w:rPr>
              <w:rFonts w:ascii="Open Sans" w:eastAsia="Open Sans" w:hAnsi="Open Sans" w:cs="Open Sans"/>
              <w:color w:val="333333"/>
              <w:sz w:val="21"/>
              <w:szCs w:val="21"/>
              <w:shd w:val="clear" w:color="auto" w:fill="F5F5F5"/>
            </w:rPr>
          </w:rPrChange>
        </w:rPr>
        <w:t>Our data structure is a 3-level nested design, involving</w:t>
      </w:r>
      <w:del w:id="278" w:author="Nielson, Dylan (NIH/NIMH) [E]" w:date="2025-02-18T10:25:00Z" w16du:dateUtc="2025-02-18T15:25:00Z">
        <w:r w:rsidRPr="00A84AFB" w:rsidDel="00BC5737">
          <w:rPr>
            <w:rFonts w:ascii="Times New Roman" w:eastAsia="Open Sans" w:hAnsi="Times New Roman" w:cs="Times New Roman"/>
            <w:color w:val="333333"/>
            <w:sz w:val="21"/>
            <w:szCs w:val="21"/>
            <w:shd w:val="clear" w:color="auto" w:fill="F5F5F5"/>
            <w:lang w:val="en-GB"/>
            <w:rPrChange w:id="279" w:author="Keil, Johannes (Stud. FPN)" w:date="2025-02-19T16:04:00Z" w16du:dateUtc="2025-02-19T16:04:00Z">
              <w:rPr>
                <w:rFonts w:ascii="Open Sans" w:eastAsia="Open Sans" w:hAnsi="Open Sans" w:cs="Open Sans"/>
                <w:color w:val="333333"/>
                <w:sz w:val="21"/>
                <w:szCs w:val="21"/>
                <w:shd w:val="clear" w:color="auto" w:fill="F5F5F5"/>
              </w:rPr>
            </w:rPrChange>
          </w:rPr>
          <w:delText xml:space="preserve"> </w:delText>
        </w:r>
      </w:del>
      <w:r w:rsidRPr="00A84AFB">
        <w:rPr>
          <w:rFonts w:ascii="Times New Roman" w:eastAsia="Open Sans" w:hAnsi="Times New Roman" w:cs="Times New Roman"/>
          <w:color w:val="333333"/>
          <w:sz w:val="21"/>
          <w:szCs w:val="21"/>
          <w:shd w:val="clear" w:color="auto" w:fill="F5F5F5"/>
          <w:lang w:val="en-GB"/>
          <w:rPrChange w:id="280"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130 participants, completing 2-waves of data collection, including a maximum of 190 forced-choice trials per wave per participant.</w:t>
      </w:r>
    </w:p>
    <w:p w14:paraId="0000003B"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281"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3C"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282"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283" w:author="Keil, Johannes (Stud. FPN)" w:date="2025-02-19T16:04:00Z" w16du:dateUtc="2025-02-19T16:04:00Z">
            <w:rPr>
              <w:rFonts w:ascii="Open Sans" w:eastAsia="Open Sans" w:hAnsi="Open Sans" w:cs="Open Sans"/>
              <w:b/>
              <w:color w:val="333333"/>
              <w:sz w:val="21"/>
              <w:szCs w:val="21"/>
              <w:shd w:val="clear" w:color="auto" w:fill="F5F5F5"/>
            </w:rPr>
          </w:rPrChange>
        </w:rPr>
        <w:t>Sample size rationale</w:t>
      </w:r>
    </w:p>
    <w:p w14:paraId="0000003D" w14:textId="77777777" w:rsidR="001B497F" w:rsidRPr="00A84AFB" w:rsidRDefault="00000000">
      <w:pPr>
        <w:rPr>
          <w:rFonts w:ascii="Times New Roman" w:eastAsia="Open Sans" w:hAnsi="Times New Roman" w:cs="Times New Roman"/>
          <w:color w:val="333333"/>
          <w:sz w:val="26"/>
          <w:szCs w:val="26"/>
          <w:shd w:val="clear" w:color="auto" w:fill="F5F5F5"/>
          <w:lang w:val="en-GB"/>
          <w:rPrChange w:id="284" w:author="Keil, Johannes (Stud. FPN)" w:date="2025-02-19T16:04:00Z" w16du:dateUtc="2025-02-19T16:04:00Z">
            <w:rPr>
              <w:rFonts w:ascii="Open Sans" w:eastAsia="Open Sans" w:hAnsi="Open Sans" w:cs="Open Sans"/>
              <w:color w:val="333333"/>
              <w:sz w:val="26"/>
              <w:szCs w:val="26"/>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85" w:author="Keil, Johannes (Stud. FPN)" w:date="2025-02-19T16:04:00Z" w16du:dateUtc="2025-02-19T16:04:00Z">
            <w:rPr>
              <w:rFonts w:ascii="Open Sans" w:eastAsia="Open Sans" w:hAnsi="Open Sans" w:cs="Open Sans"/>
              <w:color w:val="333333"/>
              <w:sz w:val="21"/>
              <w:szCs w:val="21"/>
              <w:shd w:val="clear" w:color="auto" w:fill="F5F5F5"/>
            </w:rPr>
          </w:rPrChange>
        </w:rPr>
        <w:t xml:space="preserve">For most of our proposed analyses, no agreed-upon methods exist for computing statistical power. Given time constraints, we could not conduct extensive simulation-testing prior to data collection. Instead, our sample size was based on practical </w:t>
      </w:r>
      <w:r w:rsidRPr="00A84AFB">
        <w:rPr>
          <w:rFonts w:ascii="Times New Roman" w:eastAsia="Open Sans" w:hAnsi="Times New Roman" w:cs="Times New Roman"/>
          <w:color w:val="333333"/>
          <w:sz w:val="21"/>
          <w:szCs w:val="21"/>
          <w:shd w:val="clear" w:color="auto" w:fill="F5F5F5"/>
          <w:lang w:val="en-GB"/>
          <w:rPrChange w:id="286" w:author="Keil, Johannes (Stud. FPN)" w:date="2025-02-19T16:04:00Z" w16du:dateUtc="2025-02-19T16:04:00Z">
            <w:rPr>
              <w:rFonts w:ascii="Open Sans" w:eastAsia="Open Sans" w:hAnsi="Open Sans" w:cs="Open Sans"/>
              <w:color w:val="333333"/>
              <w:sz w:val="21"/>
              <w:szCs w:val="21"/>
              <w:shd w:val="clear" w:color="auto" w:fill="F5F5F5"/>
            </w:rPr>
          </w:rPrChange>
        </w:rPr>
        <w:lastRenderedPageBreak/>
        <w:t>constraints. In particular, the two-wave design limited the number of participants for whom data could be collected within the available resources.</w:t>
      </w:r>
    </w:p>
    <w:p w14:paraId="0000003E" w14:textId="77777777" w:rsidR="001B497F" w:rsidRPr="00A84AFB" w:rsidRDefault="001B497F">
      <w:pPr>
        <w:rPr>
          <w:rFonts w:ascii="Times New Roman" w:hAnsi="Times New Roman" w:cs="Times New Roman"/>
          <w:lang w:val="en-GB"/>
          <w:rPrChange w:id="287" w:author="Keil, Johannes (Stud. FPN)" w:date="2025-02-19T16:04:00Z" w16du:dateUtc="2025-02-19T16:04:00Z">
            <w:rPr/>
          </w:rPrChange>
        </w:rPr>
      </w:pPr>
    </w:p>
    <w:p w14:paraId="0000003F" w14:textId="77777777" w:rsidR="001B497F" w:rsidRPr="00A84AFB" w:rsidRDefault="00000000">
      <w:pPr>
        <w:rPr>
          <w:rFonts w:ascii="Times New Roman" w:hAnsi="Times New Roman" w:cs="Times New Roman"/>
          <w:lang w:val="en-GB"/>
          <w:rPrChange w:id="288" w:author="Keil, Johannes (Stud. FPN)" w:date="2025-02-19T16:04:00Z" w16du:dateUtc="2025-02-19T16:04:00Z">
            <w:rPr/>
          </w:rPrChange>
        </w:rPr>
      </w:pPr>
      <w:r w:rsidRPr="00A84AFB">
        <w:rPr>
          <w:rFonts w:ascii="Times New Roman" w:hAnsi="Times New Roman" w:cs="Times New Roman"/>
          <w:noProof/>
          <w:lang w:val="en-GB"/>
          <w:rPrChange w:id="289" w:author="Keil, Johannes (Stud. FPN)" w:date="2025-02-19T16:04:00Z" w16du:dateUtc="2025-02-19T16:04:00Z">
            <w:rPr>
              <w:noProof/>
              <w:lang w:val="en-GB"/>
            </w:rPr>
          </w:rPrChange>
        </w:rPr>
        <w:pict w14:anchorId="024F7939">
          <v:rect id="_x0000_i1026" alt="" style="width:468pt;height:.05pt;mso-width-percent:0;mso-height-percent:0;mso-width-percent:0;mso-height-percent:0" o:hralign="center" o:hrstd="t" o:hr="t" fillcolor="#a0a0a0" stroked="f"/>
        </w:pict>
      </w:r>
    </w:p>
    <w:p w14:paraId="00000040" w14:textId="77777777" w:rsidR="001B497F" w:rsidRPr="00A84AFB" w:rsidRDefault="00000000">
      <w:pPr>
        <w:pStyle w:val="Heading1"/>
        <w:rPr>
          <w:rFonts w:ascii="Times New Roman" w:eastAsia="Open Sans" w:hAnsi="Times New Roman" w:cs="Times New Roman"/>
          <w:color w:val="333333"/>
          <w:sz w:val="21"/>
          <w:szCs w:val="21"/>
          <w:shd w:val="clear" w:color="auto" w:fill="F5F5F5"/>
          <w:lang w:val="en-GB"/>
          <w:rPrChange w:id="290" w:author="Keil, Johannes (Stud. FPN)" w:date="2025-02-19T16:04:00Z" w16du:dateUtc="2025-02-19T16:04:00Z">
            <w:rPr>
              <w:rFonts w:ascii="Open Sans" w:eastAsia="Open Sans" w:hAnsi="Open Sans" w:cs="Open Sans"/>
              <w:color w:val="333333"/>
              <w:sz w:val="21"/>
              <w:szCs w:val="21"/>
              <w:shd w:val="clear" w:color="auto" w:fill="F5F5F5"/>
            </w:rPr>
          </w:rPrChange>
        </w:rPr>
      </w:pPr>
      <w:bookmarkStart w:id="291" w:name="_k9kt3d1we8x7" w:colFirst="0" w:colLast="0"/>
      <w:bookmarkEnd w:id="291"/>
      <w:r w:rsidRPr="00A84AFB">
        <w:rPr>
          <w:rFonts w:ascii="Times New Roman" w:hAnsi="Times New Roman" w:cs="Times New Roman"/>
          <w:lang w:val="en-GB"/>
          <w:rPrChange w:id="292" w:author="Keil, Johannes (Stud. FPN)" w:date="2025-02-19T16:04:00Z" w16du:dateUtc="2025-02-19T16:04:00Z">
            <w:rPr/>
          </w:rPrChange>
        </w:rPr>
        <w:t>Variables</w:t>
      </w:r>
    </w:p>
    <w:p w14:paraId="00000041"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293"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42"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294"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295" w:author="Keil, Johannes (Stud. FPN)" w:date="2025-02-19T16:04:00Z" w16du:dateUtc="2025-02-19T16:04:00Z">
            <w:rPr>
              <w:rFonts w:ascii="Open Sans" w:eastAsia="Open Sans" w:hAnsi="Open Sans" w:cs="Open Sans"/>
              <w:b/>
              <w:color w:val="333333"/>
              <w:sz w:val="21"/>
              <w:szCs w:val="21"/>
              <w:shd w:val="clear" w:color="auto" w:fill="F5F5F5"/>
            </w:rPr>
          </w:rPrChange>
        </w:rPr>
        <w:t>Measured variables</w:t>
      </w:r>
    </w:p>
    <w:p w14:paraId="00000043"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296"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44" w14:textId="77777777" w:rsidR="001B497F" w:rsidRPr="00A84AFB" w:rsidRDefault="00000000">
      <w:pPr>
        <w:numPr>
          <w:ilvl w:val="0"/>
          <w:numId w:val="1"/>
        </w:numPr>
        <w:rPr>
          <w:rFonts w:ascii="Times New Roman" w:eastAsia="Open Sans" w:hAnsi="Times New Roman" w:cs="Times New Roman"/>
          <w:color w:val="333333"/>
          <w:sz w:val="21"/>
          <w:szCs w:val="21"/>
          <w:shd w:val="clear" w:color="auto" w:fill="F5F5F5"/>
          <w:lang w:val="en-GB"/>
          <w:rPrChange w:id="297"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298" w:author="Keil, Johannes (Stud. FPN)" w:date="2025-02-19T16:04:00Z" w16du:dateUtc="2025-02-19T16:04:00Z">
            <w:rPr>
              <w:rFonts w:ascii="Open Sans" w:eastAsia="Open Sans" w:hAnsi="Open Sans" w:cs="Open Sans"/>
              <w:color w:val="333333"/>
              <w:sz w:val="21"/>
              <w:szCs w:val="21"/>
              <w:shd w:val="clear" w:color="auto" w:fill="F5F5F5"/>
            </w:rPr>
          </w:rPrChange>
        </w:rPr>
        <w:t>Participants’ age and sex (wave 1 &amp; wave 2)</w:t>
      </w:r>
    </w:p>
    <w:p w14:paraId="00000045" w14:textId="77777777" w:rsidR="001B497F" w:rsidRPr="00A84AFB" w:rsidRDefault="00000000">
      <w:pPr>
        <w:numPr>
          <w:ilvl w:val="0"/>
          <w:numId w:val="1"/>
        </w:numPr>
        <w:rPr>
          <w:rFonts w:ascii="Times New Roman" w:eastAsia="Open Sans" w:hAnsi="Times New Roman" w:cs="Times New Roman"/>
          <w:color w:val="333333"/>
          <w:sz w:val="21"/>
          <w:szCs w:val="21"/>
          <w:shd w:val="clear" w:color="auto" w:fill="F5F5F5"/>
          <w:lang w:val="en-GB"/>
          <w:rPrChange w:id="299"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300" w:author="Keil, Johannes (Stud. FPN)" w:date="2025-02-19T16:04:00Z" w16du:dateUtc="2025-02-19T16:04:00Z">
            <w:rPr>
              <w:rFonts w:ascii="Open Sans" w:eastAsia="Open Sans" w:hAnsi="Open Sans" w:cs="Open Sans"/>
              <w:color w:val="333333"/>
              <w:sz w:val="21"/>
              <w:szCs w:val="21"/>
              <w:shd w:val="clear" w:color="auto" w:fill="F5F5F5"/>
            </w:rPr>
          </w:rPrChange>
        </w:rPr>
        <w:t>Depression-score on the CESD (wave 1 &amp; wave 2)</w:t>
      </w:r>
    </w:p>
    <w:p w14:paraId="00000046" w14:textId="06087AD6" w:rsidR="001B497F" w:rsidRPr="00A84AFB" w:rsidRDefault="00000000">
      <w:pPr>
        <w:numPr>
          <w:ilvl w:val="0"/>
          <w:numId w:val="1"/>
        </w:numPr>
        <w:rPr>
          <w:rFonts w:ascii="Times New Roman" w:eastAsia="Open Sans" w:hAnsi="Times New Roman" w:cs="Times New Roman"/>
          <w:color w:val="333333"/>
          <w:sz w:val="21"/>
          <w:szCs w:val="21"/>
          <w:shd w:val="clear" w:color="auto" w:fill="F5F5F5"/>
          <w:lang w:val="en-GB"/>
          <w:rPrChange w:id="301"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302" w:author="Keil, Johannes (Stud. FPN)" w:date="2025-02-19T16:04:00Z" w16du:dateUtc="2025-02-19T16:04:00Z">
            <w:rPr>
              <w:rFonts w:ascii="Open Sans" w:eastAsia="Open Sans" w:hAnsi="Open Sans" w:cs="Open Sans"/>
              <w:color w:val="333333"/>
              <w:sz w:val="21"/>
              <w:szCs w:val="21"/>
              <w:shd w:val="clear" w:color="auto" w:fill="F5F5F5"/>
            </w:rPr>
          </w:rPrChange>
        </w:rPr>
        <w:t xml:space="preserve">Selection of ‘most bothersome’ items on our depression </w:t>
      </w:r>
      <w:del w:id="303" w:author="Nielson, Dylan (NIH/NIMH) [E]" w:date="2025-02-18T10:25:00Z" w16du:dateUtc="2025-02-18T15:25:00Z">
        <w:r w:rsidRPr="00A84AFB" w:rsidDel="00BC5737">
          <w:rPr>
            <w:rFonts w:ascii="Times New Roman" w:eastAsia="Open Sans" w:hAnsi="Times New Roman" w:cs="Times New Roman"/>
            <w:color w:val="333333"/>
            <w:sz w:val="21"/>
            <w:szCs w:val="21"/>
            <w:shd w:val="clear" w:color="auto" w:fill="F5F5F5"/>
            <w:lang w:val="en-GB"/>
            <w:rPrChange w:id="304" w:author="Keil, Johannes (Stud. FPN)" w:date="2025-02-19T16:04:00Z" w16du:dateUtc="2025-02-19T16:04:00Z">
              <w:rPr>
                <w:rFonts w:ascii="Open Sans" w:eastAsia="Open Sans" w:hAnsi="Open Sans" w:cs="Open Sans"/>
                <w:color w:val="333333"/>
                <w:sz w:val="21"/>
                <w:szCs w:val="21"/>
                <w:shd w:val="clear" w:color="auto" w:fill="F5F5F5"/>
              </w:rPr>
            </w:rPrChange>
          </w:rPr>
          <w:delText>questionaire</w:delText>
        </w:r>
      </w:del>
      <w:ins w:id="305" w:author="Nielson, Dylan (NIH/NIMH) [E]" w:date="2025-02-18T10:25:00Z" w16du:dateUtc="2025-02-18T15:25:00Z">
        <w:r w:rsidR="00BC5737" w:rsidRPr="00A84AFB">
          <w:rPr>
            <w:rFonts w:ascii="Times New Roman" w:eastAsia="Open Sans" w:hAnsi="Times New Roman" w:cs="Times New Roman"/>
            <w:color w:val="333333"/>
            <w:sz w:val="21"/>
            <w:szCs w:val="21"/>
            <w:shd w:val="clear" w:color="auto" w:fill="F5F5F5"/>
            <w:lang w:val="en-GB"/>
            <w:rPrChange w:id="306" w:author="Keil, Johannes (Stud. FPN)" w:date="2025-02-19T16:04:00Z" w16du:dateUtc="2025-02-19T16:04:00Z">
              <w:rPr>
                <w:rFonts w:ascii="Open Sans" w:eastAsia="Open Sans" w:hAnsi="Open Sans" w:cs="Open Sans"/>
                <w:color w:val="333333"/>
                <w:sz w:val="21"/>
                <w:szCs w:val="21"/>
                <w:shd w:val="clear" w:color="auto" w:fill="F5F5F5"/>
                <w:lang w:val="en-GB"/>
              </w:rPr>
            </w:rPrChange>
          </w:rPr>
          <w:t>questionnaire</w:t>
        </w:r>
      </w:ins>
    </w:p>
    <w:p w14:paraId="00000047" w14:textId="77777777" w:rsidR="001B497F" w:rsidRPr="00A84AFB" w:rsidRDefault="00000000">
      <w:pPr>
        <w:numPr>
          <w:ilvl w:val="0"/>
          <w:numId w:val="1"/>
        </w:numPr>
        <w:rPr>
          <w:rFonts w:ascii="Times New Roman" w:eastAsia="Open Sans" w:hAnsi="Times New Roman" w:cs="Times New Roman"/>
          <w:color w:val="333333"/>
          <w:sz w:val="21"/>
          <w:szCs w:val="21"/>
          <w:shd w:val="clear" w:color="auto" w:fill="F5F5F5"/>
          <w:lang w:val="en-GB"/>
          <w:rPrChange w:id="307"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color w:val="333333"/>
          <w:sz w:val="21"/>
          <w:szCs w:val="21"/>
          <w:shd w:val="clear" w:color="auto" w:fill="F5F5F5"/>
          <w:lang w:val="en-GB"/>
          <w:rPrChange w:id="308" w:author="Keil, Johannes (Stud. FPN)" w:date="2025-02-19T16:04:00Z" w16du:dateUtc="2025-02-19T16:04:00Z">
            <w:rPr>
              <w:rFonts w:ascii="Open Sans" w:eastAsia="Open Sans" w:hAnsi="Open Sans" w:cs="Open Sans"/>
              <w:color w:val="333333"/>
              <w:sz w:val="21"/>
              <w:szCs w:val="21"/>
              <w:shd w:val="clear" w:color="auto" w:fill="F5F5F5"/>
            </w:rPr>
          </w:rPrChange>
        </w:rPr>
        <w:t>Likert-item responses on the severity, frequency and impact of the endorsed (+ core) symptoms</w:t>
      </w:r>
    </w:p>
    <w:p w14:paraId="00000048" w14:textId="77777777" w:rsidR="001B497F" w:rsidRPr="00A84AFB" w:rsidRDefault="00000000">
      <w:pPr>
        <w:numPr>
          <w:ilvl w:val="0"/>
          <w:numId w:val="1"/>
        </w:numPr>
        <w:rPr>
          <w:ins w:id="309" w:author="Nielson, Dylan (NIH/NIMH) [E]" w:date="2025-02-18T10:26:00Z" w16du:dateUtc="2025-02-18T15:26:00Z"/>
          <w:rFonts w:ascii="Times New Roman" w:eastAsia="Open Sans" w:hAnsi="Times New Roman" w:cs="Times New Roman"/>
          <w:color w:val="333333"/>
          <w:sz w:val="21"/>
          <w:szCs w:val="21"/>
          <w:shd w:val="clear" w:color="auto" w:fill="F5F5F5"/>
          <w:lang w:val="en-GB"/>
          <w:rPrChange w:id="310" w:author="Keil, Johannes (Stud. FPN)" w:date="2025-02-19T16:04:00Z" w16du:dateUtc="2025-02-19T16:04:00Z">
            <w:rPr>
              <w:ins w:id="311" w:author="Nielson, Dylan (NIH/NIMH) [E]" w:date="2025-02-18T10:26:00Z" w16du:dateUtc="2025-02-18T15:26:00Z"/>
              <w:rFonts w:ascii="Open Sans" w:eastAsia="Open Sans" w:hAnsi="Open Sans" w:cs="Open Sans"/>
              <w:color w:val="333333"/>
              <w:sz w:val="21"/>
              <w:szCs w:val="21"/>
              <w:shd w:val="clear" w:color="auto" w:fill="F5F5F5"/>
              <w:lang w:val="en-GB"/>
            </w:rPr>
          </w:rPrChange>
        </w:rPr>
      </w:pPr>
      <w:r w:rsidRPr="00A84AFB">
        <w:rPr>
          <w:rFonts w:ascii="Times New Roman" w:eastAsia="Open Sans" w:hAnsi="Times New Roman" w:cs="Times New Roman"/>
          <w:color w:val="333333"/>
          <w:sz w:val="21"/>
          <w:szCs w:val="21"/>
          <w:shd w:val="clear" w:color="auto" w:fill="F5F5F5"/>
          <w:lang w:val="en-GB"/>
          <w:rPrChange w:id="312" w:author="Keil, Johannes (Stud. FPN)" w:date="2025-02-19T16:04:00Z" w16du:dateUtc="2025-02-19T16:04:00Z">
            <w:rPr>
              <w:rFonts w:ascii="Open Sans" w:eastAsia="Open Sans" w:hAnsi="Open Sans" w:cs="Open Sans"/>
              <w:color w:val="333333"/>
              <w:sz w:val="21"/>
              <w:szCs w:val="21"/>
              <w:shd w:val="clear" w:color="auto" w:fill="F5F5F5"/>
            </w:rPr>
          </w:rPrChange>
        </w:rPr>
        <w:t>Wins on the forced choice questionnaire (where a ‘win’ is allocated to an item if it is chosen over another item).</w:t>
      </w:r>
    </w:p>
    <w:p w14:paraId="0102E170" w14:textId="0982B8B5" w:rsidR="00BC5737" w:rsidRPr="00A84AFB" w:rsidRDefault="00BC5737">
      <w:pPr>
        <w:numPr>
          <w:ilvl w:val="0"/>
          <w:numId w:val="1"/>
        </w:numPr>
        <w:rPr>
          <w:rFonts w:ascii="Times New Roman" w:eastAsia="Open Sans" w:hAnsi="Times New Roman" w:cs="Times New Roman"/>
          <w:color w:val="333333"/>
          <w:sz w:val="21"/>
          <w:szCs w:val="21"/>
          <w:shd w:val="clear" w:color="auto" w:fill="F5F5F5"/>
          <w:lang w:val="en-GB"/>
          <w:rPrChange w:id="313" w:author="Keil, Johannes (Stud. FPN)" w:date="2025-02-19T16:04:00Z" w16du:dateUtc="2025-02-19T16:04:00Z">
            <w:rPr>
              <w:rFonts w:ascii="Open Sans" w:eastAsia="Open Sans" w:hAnsi="Open Sans" w:cs="Open Sans"/>
              <w:color w:val="333333"/>
              <w:sz w:val="21"/>
              <w:szCs w:val="21"/>
              <w:shd w:val="clear" w:color="auto" w:fill="F5F5F5"/>
            </w:rPr>
          </w:rPrChange>
        </w:rPr>
      </w:pPr>
      <w:ins w:id="314" w:author="Nielson, Dylan (NIH/NIMH) [E]" w:date="2025-02-18T10:26:00Z" w16du:dateUtc="2025-02-18T15:26:00Z">
        <w:r w:rsidRPr="00A84AFB">
          <w:rPr>
            <w:rFonts w:ascii="Times New Roman" w:eastAsia="Open Sans" w:hAnsi="Times New Roman" w:cs="Times New Roman"/>
            <w:color w:val="333333"/>
            <w:sz w:val="21"/>
            <w:szCs w:val="21"/>
            <w:shd w:val="clear" w:color="auto" w:fill="F5F5F5"/>
            <w:lang w:val="en-GB"/>
            <w:rPrChange w:id="315" w:author="Keil, Johannes (Stud. FPN)" w:date="2025-02-19T16:04:00Z" w16du:dateUtc="2025-02-19T16:04:00Z">
              <w:rPr>
                <w:rFonts w:ascii="Open Sans" w:eastAsia="Open Sans" w:hAnsi="Open Sans" w:cs="Open Sans"/>
                <w:color w:val="333333"/>
                <w:sz w:val="21"/>
                <w:szCs w:val="21"/>
                <w:shd w:val="clear" w:color="auto" w:fill="F5F5F5"/>
                <w:lang w:val="en-GB"/>
              </w:rPr>
            </w:rPrChange>
          </w:rPr>
          <w:t>Reaction time for selecting the winning item after the pair of items was presented.</w:t>
        </w:r>
      </w:ins>
    </w:p>
    <w:p w14:paraId="00000049"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316"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4A"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317"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318" w:author="Keil, Johannes (Stud. FPN)" w:date="2025-02-19T16:04:00Z" w16du:dateUtc="2025-02-19T16:04:00Z">
            <w:rPr>
              <w:rFonts w:ascii="Open Sans" w:eastAsia="Open Sans" w:hAnsi="Open Sans" w:cs="Open Sans"/>
              <w:b/>
              <w:color w:val="333333"/>
              <w:sz w:val="21"/>
              <w:szCs w:val="21"/>
              <w:shd w:val="clear" w:color="auto" w:fill="F5F5F5"/>
            </w:rPr>
          </w:rPrChange>
        </w:rPr>
        <w:t>Indices</w:t>
      </w:r>
    </w:p>
    <w:p w14:paraId="0000004B"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319"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4C"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320"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321" w:author="Keil, Johannes (Stud. FPN)" w:date="2025-02-19T16:04:00Z" w16du:dateUtc="2025-02-19T16:04:00Z">
            <w:rPr>
              <w:rFonts w:ascii="Open Sans" w:eastAsia="Open Sans" w:hAnsi="Open Sans" w:cs="Open Sans"/>
              <w:b/>
              <w:color w:val="333333"/>
              <w:sz w:val="21"/>
              <w:szCs w:val="21"/>
              <w:shd w:val="clear" w:color="auto" w:fill="F5F5F5"/>
            </w:rPr>
          </w:rPrChange>
        </w:rPr>
        <w:t xml:space="preserve">Forced choice rankings. </w:t>
      </w:r>
      <w:r w:rsidRPr="00A84AFB">
        <w:rPr>
          <w:rFonts w:ascii="Times New Roman" w:eastAsia="Open Sans" w:hAnsi="Times New Roman" w:cs="Times New Roman"/>
          <w:color w:val="333333"/>
          <w:sz w:val="21"/>
          <w:szCs w:val="21"/>
          <w:shd w:val="clear" w:color="auto" w:fill="F5F5F5"/>
          <w:lang w:val="en-GB"/>
          <w:rPrChange w:id="322" w:author="Keil, Johannes (Stud. FPN)" w:date="2025-02-19T16:04:00Z" w16du:dateUtc="2025-02-19T16:04:00Z">
            <w:rPr>
              <w:rFonts w:ascii="Open Sans" w:eastAsia="Open Sans" w:hAnsi="Open Sans" w:cs="Open Sans"/>
              <w:color w:val="333333"/>
              <w:sz w:val="21"/>
              <w:szCs w:val="21"/>
              <w:shd w:val="clear" w:color="auto" w:fill="F5F5F5"/>
            </w:rPr>
          </w:rPrChange>
        </w:rPr>
        <w:t xml:space="preserve">For each item from the forced-choice questionnaire, a ranking is constructed - at both the participant-and the sample-level. Participant-level rankings are assigned based on the number of times this item was chosen by a given participant. Sample-level rankings are derived from the number of wins this item has received in total, in the entire sample. </w:t>
      </w:r>
    </w:p>
    <w:p w14:paraId="0000004D"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323"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4E"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324"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325" w:author="Keil, Johannes (Stud. FPN)" w:date="2025-02-19T16:04:00Z" w16du:dateUtc="2025-02-19T16:04:00Z">
            <w:rPr>
              <w:rFonts w:ascii="Open Sans" w:eastAsia="Open Sans" w:hAnsi="Open Sans" w:cs="Open Sans"/>
              <w:b/>
              <w:color w:val="333333"/>
              <w:sz w:val="21"/>
              <w:szCs w:val="21"/>
              <w:shd w:val="clear" w:color="auto" w:fill="F5F5F5"/>
            </w:rPr>
          </w:rPrChange>
        </w:rPr>
        <w:t>Composite symptom impairment measure.</w:t>
      </w:r>
      <w:r w:rsidRPr="00A84AFB">
        <w:rPr>
          <w:rFonts w:ascii="Times New Roman" w:eastAsia="Open Sans" w:hAnsi="Times New Roman" w:cs="Times New Roman"/>
          <w:color w:val="333333"/>
          <w:sz w:val="21"/>
          <w:szCs w:val="21"/>
          <w:shd w:val="clear" w:color="auto" w:fill="F5F5F5"/>
          <w:lang w:val="en-GB"/>
          <w:rPrChange w:id="326"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w:t>
      </w:r>
      <w:proofErr w:type="gramStart"/>
      <w:r w:rsidRPr="00A84AFB">
        <w:rPr>
          <w:rFonts w:ascii="Times New Roman" w:eastAsia="Open Sans" w:hAnsi="Times New Roman" w:cs="Times New Roman"/>
          <w:color w:val="333333"/>
          <w:sz w:val="21"/>
          <w:szCs w:val="21"/>
          <w:shd w:val="clear" w:color="auto" w:fill="F5F5F5"/>
          <w:lang w:val="en-GB"/>
          <w:rPrChange w:id="327" w:author="Keil, Johannes (Stud. FPN)" w:date="2025-02-19T16:04:00Z" w16du:dateUtc="2025-02-19T16:04:00Z">
            <w:rPr>
              <w:rFonts w:ascii="Open Sans" w:eastAsia="Open Sans" w:hAnsi="Open Sans" w:cs="Open Sans"/>
              <w:color w:val="333333"/>
              <w:sz w:val="21"/>
              <w:szCs w:val="21"/>
              <w:shd w:val="clear" w:color="auto" w:fill="F5F5F5"/>
            </w:rPr>
          </w:rPrChange>
        </w:rPr>
        <w:t>In order to</w:t>
      </w:r>
      <w:proofErr w:type="gramEnd"/>
      <w:r w:rsidRPr="00A84AFB">
        <w:rPr>
          <w:rFonts w:ascii="Times New Roman" w:eastAsia="Open Sans" w:hAnsi="Times New Roman" w:cs="Times New Roman"/>
          <w:color w:val="333333"/>
          <w:sz w:val="21"/>
          <w:szCs w:val="21"/>
          <w:shd w:val="clear" w:color="auto" w:fill="F5F5F5"/>
          <w:lang w:val="en-GB"/>
          <w:rPrChange w:id="328"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limit co-linearity between the severity, frequency and impact ratings for each item, we plan to compute their sum as a measure of symptom-induced impairment. To determine whether this is needed, we will do the following: Pooling across items, we will conduct an exploratory factor analysis to determine the shared loadings of all three items on a shared underlying factor. If loadings are larger than 0.8 (standardised), we will use the sum score instead of using the items independently.</w:t>
      </w:r>
    </w:p>
    <w:p w14:paraId="0000004F" w14:textId="77777777" w:rsidR="001B497F" w:rsidRPr="00A84AFB" w:rsidRDefault="001B497F">
      <w:pPr>
        <w:rPr>
          <w:rFonts w:ascii="Times New Roman" w:eastAsia="Open Sans" w:hAnsi="Times New Roman" w:cs="Times New Roman"/>
          <w:b/>
          <w:color w:val="333333"/>
          <w:sz w:val="21"/>
          <w:szCs w:val="21"/>
          <w:shd w:val="clear" w:color="auto" w:fill="F5F5F5"/>
          <w:lang w:val="en-GB"/>
          <w:rPrChange w:id="329" w:author="Keil, Johannes (Stud. FPN)" w:date="2025-02-19T16:04:00Z" w16du:dateUtc="2025-02-19T16:04:00Z">
            <w:rPr>
              <w:rFonts w:ascii="Open Sans" w:eastAsia="Open Sans" w:hAnsi="Open Sans" w:cs="Open Sans"/>
              <w:b/>
              <w:color w:val="333333"/>
              <w:sz w:val="21"/>
              <w:szCs w:val="21"/>
              <w:shd w:val="clear" w:color="auto" w:fill="F5F5F5"/>
            </w:rPr>
          </w:rPrChange>
        </w:rPr>
      </w:pPr>
    </w:p>
    <w:p w14:paraId="00000050"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330"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331" w:author="Keil, Johannes (Stud. FPN)" w:date="2025-02-19T16:04:00Z" w16du:dateUtc="2025-02-19T16:04:00Z">
            <w:rPr>
              <w:rFonts w:ascii="Open Sans" w:eastAsia="Open Sans" w:hAnsi="Open Sans" w:cs="Open Sans"/>
              <w:b/>
              <w:color w:val="333333"/>
              <w:sz w:val="21"/>
              <w:szCs w:val="21"/>
              <w:shd w:val="clear" w:color="auto" w:fill="F5F5F5"/>
            </w:rPr>
          </w:rPrChange>
        </w:rPr>
        <w:t>Composite entropy measure</w:t>
      </w:r>
      <w:r w:rsidRPr="00A84AFB">
        <w:rPr>
          <w:rFonts w:ascii="Times New Roman" w:eastAsia="Open Sans" w:hAnsi="Times New Roman" w:cs="Times New Roman"/>
          <w:color w:val="333333"/>
          <w:sz w:val="21"/>
          <w:szCs w:val="21"/>
          <w:shd w:val="clear" w:color="auto" w:fill="F5F5F5"/>
          <w:lang w:val="en-GB"/>
          <w:rPrChange w:id="332"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See below and </w:t>
      </w:r>
      <w:proofErr w:type="spellStart"/>
      <w:r w:rsidRPr="00A84AFB">
        <w:rPr>
          <w:rFonts w:ascii="Times New Roman" w:eastAsia="Open Sans" w:hAnsi="Times New Roman" w:cs="Times New Roman"/>
          <w:color w:val="333333"/>
          <w:sz w:val="21"/>
          <w:szCs w:val="21"/>
          <w:shd w:val="clear" w:color="auto" w:fill="F5F5F5"/>
          <w:lang w:val="en-GB"/>
          <w:rPrChange w:id="333" w:author="Keil, Johannes (Stud. FPN)" w:date="2025-02-19T16:04:00Z" w16du:dateUtc="2025-02-19T16:04:00Z">
            <w:rPr>
              <w:rFonts w:ascii="Open Sans" w:eastAsia="Open Sans" w:hAnsi="Open Sans" w:cs="Open Sans"/>
              <w:color w:val="333333"/>
              <w:sz w:val="21"/>
              <w:szCs w:val="21"/>
              <w:shd w:val="clear" w:color="auto" w:fill="F5F5F5"/>
            </w:rPr>
          </w:rPrChange>
        </w:rPr>
        <w:t>demonstration.qmd</w:t>
      </w:r>
      <w:proofErr w:type="spellEnd"/>
      <w:r w:rsidRPr="00A84AFB">
        <w:rPr>
          <w:rFonts w:ascii="Times New Roman" w:eastAsia="Open Sans" w:hAnsi="Times New Roman" w:cs="Times New Roman"/>
          <w:color w:val="333333"/>
          <w:sz w:val="21"/>
          <w:szCs w:val="21"/>
          <w:shd w:val="clear" w:color="auto" w:fill="F5F5F5"/>
          <w:lang w:val="en-GB"/>
          <w:rPrChange w:id="334"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for details.</w:t>
      </w:r>
    </w:p>
    <w:p w14:paraId="00000051"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335"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52" w14:textId="77777777" w:rsidR="001B497F" w:rsidRPr="00A84AFB" w:rsidRDefault="00000000">
      <w:pPr>
        <w:rPr>
          <w:rFonts w:ascii="Times New Roman" w:hAnsi="Times New Roman" w:cs="Times New Roman"/>
          <w:lang w:val="en-GB"/>
          <w:rPrChange w:id="336" w:author="Keil, Johannes (Stud. FPN)" w:date="2025-02-19T16:04:00Z" w16du:dateUtc="2025-02-19T16:04:00Z">
            <w:rPr/>
          </w:rPrChange>
        </w:rPr>
      </w:pPr>
      <w:r w:rsidRPr="00A84AFB">
        <w:rPr>
          <w:rFonts w:ascii="Times New Roman" w:hAnsi="Times New Roman" w:cs="Times New Roman"/>
          <w:noProof/>
          <w:lang w:val="en-GB"/>
          <w:rPrChange w:id="337" w:author="Keil, Johannes (Stud. FPN)" w:date="2025-02-19T16:04:00Z" w16du:dateUtc="2025-02-19T16:04:00Z">
            <w:rPr>
              <w:noProof/>
              <w:lang w:val="en-GB"/>
            </w:rPr>
          </w:rPrChange>
        </w:rPr>
        <w:pict w14:anchorId="1C7710B0">
          <v:rect id="_x0000_i1027" alt="" style="width:468pt;height:.05pt;mso-width-percent:0;mso-height-percent:0;mso-width-percent:0;mso-height-percent:0" o:hralign="center" o:hrstd="t" o:hr="t" fillcolor="#a0a0a0" stroked="f"/>
        </w:pict>
      </w:r>
    </w:p>
    <w:p w14:paraId="00000053"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338"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54" w14:textId="77777777" w:rsidR="001B497F" w:rsidRPr="00A84AFB" w:rsidRDefault="00000000">
      <w:pPr>
        <w:pStyle w:val="Heading1"/>
        <w:rPr>
          <w:rFonts w:ascii="Times New Roman" w:eastAsia="Open Sans" w:hAnsi="Times New Roman" w:cs="Times New Roman"/>
          <w:color w:val="333333"/>
          <w:sz w:val="21"/>
          <w:szCs w:val="21"/>
          <w:shd w:val="clear" w:color="auto" w:fill="F5F5F5"/>
          <w:lang w:val="en-GB"/>
          <w:rPrChange w:id="339" w:author="Keil, Johannes (Stud. FPN)" w:date="2025-02-19T16:04:00Z" w16du:dateUtc="2025-02-19T16:04:00Z">
            <w:rPr>
              <w:rFonts w:ascii="Open Sans" w:eastAsia="Open Sans" w:hAnsi="Open Sans" w:cs="Open Sans"/>
              <w:color w:val="333333"/>
              <w:sz w:val="21"/>
              <w:szCs w:val="21"/>
              <w:shd w:val="clear" w:color="auto" w:fill="F5F5F5"/>
            </w:rPr>
          </w:rPrChange>
        </w:rPr>
      </w:pPr>
      <w:bookmarkStart w:id="340" w:name="_bd5rn29gydw0" w:colFirst="0" w:colLast="0"/>
      <w:bookmarkEnd w:id="340"/>
      <w:r w:rsidRPr="00A84AFB">
        <w:rPr>
          <w:rFonts w:ascii="Times New Roman" w:hAnsi="Times New Roman" w:cs="Times New Roman"/>
          <w:lang w:val="en-GB"/>
          <w:rPrChange w:id="341" w:author="Keil, Johannes (Stud. FPN)" w:date="2025-02-19T16:04:00Z" w16du:dateUtc="2025-02-19T16:04:00Z">
            <w:rPr/>
          </w:rPrChange>
        </w:rPr>
        <w:t>Analysis Plan</w:t>
      </w:r>
    </w:p>
    <w:p w14:paraId="00000055"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342"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56" w14:textId="77777777" w:rsidR="001B497F" w:rsidRPr="00A84AFB" w:rsidRDefault="00000000">
      <w:pPr>
        <w:rPr>
          <w:rFonts w:ascii="Times New Roman" w:eastAsia="Open Sans" w:hAnsi="Times New Roman" w:cs="Times New Roman"/>
          <w:color w:val="737373"/>
          <w:sz w:val="24"/>
          <w:szCs w:val="24"/>
          <w:shd w:val="clear" w:color="auto" w:fill="F5F5F5"/>
          <w:lang w:val="en-GB"/>
          <w:rPrChange w:id="343" w:author="Keil, Johannes (Stud. FPN)" w:date="2025-02-19T16:04:00Z" w16du:dateUtc="2025-02-19T16:04:00Z">
            <w:rPr>
              <w:rFonts w:ascii="Open Sans" w:eastAsia="Open Sans" w:hAnsi="Open Sans" w:cs="Open Sans"/>
              <w:color w:val="737373"/>
              <w:sz w:val="24"/>
              <w:szCs w:val="24"/>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344" w:author="Keil, Johannes (Stud. FPN)" w:date="2025-02-19T16:04:00Z" w16du:dateUtc="2025-02-19T16:04:00Z">
            <w:rPr>
              <w:rFonts w:ascii="Open Sans" w:eastAsia="Open Sans" w:hAnsi="Open Sans" w:cs="Open Sans"/>
              <w:b/>
              <w:color w:val="333333"/>
              <w:sz w:val="21"/>
              <w:szCs w:val="21"/>
              <w:shd w:val="clear" w:color="auto" w:fill="F5F5F5"/>
            </w:rPr>
          </w:rPrChange>
        </w:rPr>
        <w:t>Statistical models</w:t>
      </w:r>
      <w:r w:rsidRPr="00A84AFB">
        <w:rPr>
          <w:rFonts w:ascii="Times New Roman" w:eastAsia="Open Sans" w:hAnsi="Times New Roman" w:cs="Times New Roman"/>
          <w:color w:val="333333"/>
          <w:sz w:val="21"/>
          <w:szCs w:val="21"/>
          <w:shd w:val="clear" w:color="auto" w:fill="F5F5F5"/>
          <w:lang w:val="en-GB"/>
          <w:rPrChange w:id="345"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w:t>
      </w:r>
      <w:r w:rsidRPr="00A84AFB">
        <w:rPr>
          <w:rFonts w:ascii="Times New Roman" w:eastAsia="Open Sans" w:hAnsi="Times New Roman" w:cs="Times New Roman"/>
          <w:color w:val="777777"/>
          <w:sz w:val="21"/>
          <w:szCs w:val="21"/>
          <w:shd w:val="clear" w:color="auto" w:fill="F5F5F5"/>
          <w:lang w:val="en-GB"/>
          <w:rPrChange w:id="346" w:author="Keil, Johannes (Stud. FPN)" w:date="2025-02-19T16:04:00Z" w16du:dateUtc="2025-02-19T16:04:00Z">
            <w:rPr>
              <w:rFonts w:ascii="Open Sans" w:eastAsia="Open Sans" w:hAnsi="Open Sans" w:cs="Open Sans"/>
              <w:color w:val="777777"/>
              <w:sz w:val="21"/>
              <w:szCs w:val="21"/>
              <w:shd w:val="clear" w:color="auto" w:fill="F5F5F5"/>
            </w:rPr>
          </w:rPrChange>
        </w:rPr>
        <w:t>(required)</w:t>
      </w:r>
    </w:p>
    <w:p w14:paraId="00000057" w14:textId="77777777" w:rsidR="001B497F" w:rsidRPr="00A84AFB" w:rsidRDefault="001B497F">
      <w:pPr>
        <w:rPr>
          <w:rFonts w:ascii="Times New Roman" w:eastAsia="Open Sans" w:hAnsi="Times New Roman" w:cs="Times New Roman"/>
          <w:color w:val="337AB7"/>
          <w:sz w:val="21"/>
          <w:szCs w:val="21"/>
          <w:shd w:val="clear" w:color="auto" w:fill="F5F5F5"/>
          <w:lang w:val="en-GB"/>
          <w:rPrChange w:id="347" w:author="Keil, Johannes (Stud. FPN)" w:date="2025-02-19T16:04:00Z" w16du:dateUtc="2025-02-19T16:04:00Z">
            <w:rPr>
              <w:rFonts w:ascii="Open Sans" w:eastAsia="Open Sans" w:hAnsi="Open Sans" w:cs="Open Sans"/>
              <w:color w:val="337AB7"/>
              <w:sz w:val="21"/>
              <w:szCs w:val="21"/>
              <w:shd w:val="clear" w:color="auto" w:fill="F5F5F5"/>
            </w:rPr>
          </w:rPrChange>
        </w:rPr>
      </w:pPr>
    </w:p>
    <w:p w14:paraId="00000058" w14:textId="77777777" w:rsidR="001B497F" w:rsidRPr="00A84AFB" w:rsidRDefault="00000000">
      <w:pPr>
        <w:rPr>
          <w:rFonts w:ascii="Times New Roman" w:hAnsi="Times New Roman" w:cs="Times New Roman"/>
          <w:lang w:val="en-GB"/>
          <w:rPrChange w:id="348" w:author="Keil, Johannes (Stud. FPN)" w:date="2025-02-19T16:04:00Z" w16du:dateUtc="2025-02-19T16:04:00Z">
            <w:rPr/>
          </w:rPrChange>
        </w:rPr>
      </w:pPr>
      <w:commentRangeStart w:id="349"/>
      <w:r w:rsidRPr="00A84AFB">
        <w:rPr>
          <w:rFonts w:ascii="Times New Roman" w:hAnsi="Times New Roman" w:cs="Times New Roman"/>
          <w:b/>
          <w:lang w:val="en-GB"/>
          <w:rPrChange w:id="350" w:author="Keil, Johannes (Stud. FPN)" w:date="2025-02-19T16:04:00Z" w16du:dateUtc="2025-02-19T16:04:00Z">
            <w:rPr>
              <w:b/>
            </w:rPr>
          </w:rPrChange>
        </w:rPr>
        <w:t>H1.1. Internal consistency.</w:t>
      </w:r>
      <w:r w:rsidRPr="00A84AFB">
        <w:rPr>
          <w:rFonts w:ascii="Times New Roman" w:hAnsi="Times New Roman" w:cs="Times New Roman"/>
          <w:lang w:val="en-GB"/>
          <w:rPrChange w:id="351" w:author="Keil, Johannes (Stud. FPN)" w:date="2025-02-19T16:04:00Z" w16du:dateUtc="2025-02-19T16:04:00Z">
            <w:rPr/>
          </w:rPrChange>
        </w:rPr>
        <w:t xml:space="preserve"> </w:t>
      </w:r>
      <w:commentRangeEnd w:id="349"/>
      <w:r w:rsidR="00BC5737" w:rsidRPr="00A84AFB">
        <w:rPr>
          <w:rStyle w:val="CommentReference"/>
          <w:rFonts w:ascii="Times New Roman" w:hAnsi="Times New Roman" w:cs="Times New Roman"/>
          <w:rPrChange w:id="352" w:author="Keil, Johannes (Stud. FPN)" w:date="2025-02-19T16:04:00Z" w16du:dateUtc="2025-02-19T16:04:00Z">
            <w:rPr>
              <w:rStyle w:val="CommentReference"/>
            </w:rPr>
          </w:rPrChange>
        </w:rPr>
        <w:commentReference w:id="349"/>
      </w:r>
      <w:r w:rsidRPr="00A84AFB">
        <w:rPr>
          <w:rFonts w:ascii="Times New Roman" w:hAnsi="Times New Roman" w:cs="Times New Roman"/>
          <w:lang w:val="en-GB"/>
          <w:rPrChange w:id="353" w:author="Keil, Johannes (Stud. FPN)" w:date="2025-02-19T16:04:00Z" w16du:dateUtc="2025-02-19T16:04:00Z">
            <w:rPr/>
          </w:rPrChange>
        </w:rPr>
        <w:t>Our first goal is to examine the extent to which participants’ responses on the forced-choice questionnaire reflect true variance in their responses, rather than random variation. Since there is no universally agreed upon method for computing internal consistency in ‘ipsative’ forced choice data (e.g., Van Leeuwen &amp; Mandabach, 2002; Dunlap &amp; Greer, 1997), we will use a range of convergent measures - in particular, testing the null-hypothesis whether the pattern of wins each item has received is consistent with random responding, or reflects true underlying ‘preference’.</w:t>
      </w:r>
    </w:p>
    <w:p w14:paraId="00000059" w14:textId="12956C0C" w:rsidR="001B497F" w:rsidRPr="00A84AFB" w:rsidRDefault="00000000">
      <w:pPr>
        <w:rPr>
          <w:rFonts w:ascii="Times New Roman" w:hAnsi="Times New Roman" w:cs="Times New Roman"/>
          <w:lang w:val="en-GB"/>
          <w:rPrChange w:id="354" w:author="Keil, Johannes (Stud. FPN)" w:date="2025-02-19T16:04:00Z" w16du:dateUtc="2025-02-19T16:04:00Z">
            <w:rPr/>
          </w:rPrChange>
        </w:rPr>
      </w:pPr>
      <w:r w:rsidRPr="00A84AFB">
        <w:rPr>
          <w:rFonts w:ascii="Times New Roman" w:hAnsi="Times New Roman" w:cs="Times New Roman"/>
          <w:lang w:val="en-GB"/>
          <w:rPrChange w:id="355" w:author="Keil, Johannes (Stud. FPN)" w:date="2025-02-19T16:04:00Z" w16du:dateUtc="2025-02-19T16:04:00Z">
            <w:rPr/>
          </w:rPrChange>
        </w:rPr>
        <w:t xml:space="preserve">First, in line with recommendations by Van </w:t>
      </w:r>
      <w:proofErr w:type="spellStart"/>
      <w:r w:rsidRPr="00A84AFB">
        <w:rPr>
          <w:rFonts w:ascii="Times New Roman" w:hAnsi="Times New Roman" w:cs="Times New Roman"/>
          <w:lang w:val="en-GB"/>
          <w:rPrChange w:id="356" w:author="Keil, Johannes (Stud. FPN)" w:date="2025-02-19T16:04:00Z" w16du:dateUtc="2025-02-19T16:04:00Z">
            <w:rPr/>
          </w:rPrChange>
        </w:rPr>
        <w:t>Leeuwn</w:t>
      </w:r>
      <w:proofErr w:type="spellEnd"/>
      <w:r w:rsidRPr="00A84AFB">
        <w:rPr>
          <w:rFonts w:ascii="Times New Roman" w:hAnsi="Times New Roman" w:cs="Times New Roman"/>
          <w:lang w:val="en-GB"/>
          <w:rPrChange w:id="357" w:author="Keil, Johannes (Stud. FPN)" w:date="2025-02-19T16:04:00Z" w16du:dateUtc="2025-02-19T16:04:00Z">
            <w:rPr/>
          </w:rPrChange>
        </w:rPr>
        <w:t xml:space="preserve"> &amp; Mandabach (2002), we will conduct an omnibus within-subjects F-test on the number of wins each item has received, using item-ident</w:t>
      </w:r>
      <w:ins w:id="358" w:author="Nielson, Dylan (NIH/NIMH) [E]" w:date="2025-02-18T10:27:00Z" w16du:dateUtc="2025-02-18T15:27:00Z">
        <w:r w:rsidR="00BC5737" w:rsidRPr="00A84AFB">
          <w:rPr>
            <w:rFonts w:ascii="Times New Roman" w:hAnsi="Times New Roman" w:cs="Times New Roman"/>
            <w:lang w:val="en-GB"/>
            <w:rPrChange w:id="359" w:author="Keil, Johannes (Stud. FPN)" w:date="2025-02-19T16:04:00Z" w16du:dateUtc="2025-02-19T16:04:00Z">
              <w:rPr>
                <w:lang w:val="en-GB"/>
              </w:rPr>
            </w:rPrChange>
          </w:rPr>
          <w:t>it</w:t>
        </w:r>
      </w:ins>
      <w:r w:rsidRPr="00A84AFB">
        <w:rPr>
          <w:rFonts w:ascii="Times New Roman" w:hAnsi="Times New Roman" w:cs="Times New Roman"/>
          <w:lang w:val="en-GB"/>
          <w:rPrChange w:id="360" w:author="Keil, Johannes (Stud. FPN)" w:date="2025-02-19T16:04:00Z" w16du:dateUtc="2025-02-19T16:04:00Z">
            <w:rPr/>
          </w:rPrChange>
        </w:rPr>
        <w:t xml:space="preserve">y as a categorical predictor. Since not all items </w:t>
      </w:r>
      <w:r w:rsidRPr="00A84AFB">
        <w:rPr>
          <w:rFonts w:ascii="Times New Roman" w:hAnsi="Times New Roman" w:cs="Times New Roman"/>
          <w:lang w:val="en-GB"/>
          <w:rPrChange w:id="361" w:author="Keil, Johannes (Stud. FPN)" w:date="2025-02-19T16:04:00Z" w16du:dateUtc="2025-02-19T16:04:00Z">
            <w:rPr/>
          </w:rPrChange>
        </w:rPr>
        <w:lastRenderedPageBreak/>
        <w:t xml:space="preserve">are seen by all participants, we restrict ourselves to the 5 ‘core items’ which are guaranteed to be present in all participants’ data. This tests the </w:t>
      </w:r>
      <w:proofErr w:type="gramStart"/>
      <w:r w:rsidRPr="00A84AFB">
        <w:rPr>
          <w:rFonts w:ascii="Times New Roman" w:hAnsi="Times New Roman" w:cs="Times New Roman"/>
          <w:lang w:val="en-GB"/>
          <w:rPrChange w:id="362" w:author="Keil, Johannes (Stud. FPN)" w:date="2025-02-19T16:04:00Z" w16du:dateUtc="2025-02-19T16:04:00Z">
            <w:rPr/>
          </w:rPrChange>
        </w:rPr>
        <w:t>null-hypothesis</w:t>
      </w:r>
      <w:proofErr w:type="gramEnd"/>
      <w:r w:rsidRPr="00A84AFB">
        <w:rPr>
          <w:rFonts w:ascii="Times New Roman" w:hAnsi="Times New Roman" w:cs="Times New Roman"/>
          <w:lang w:val="en-GB"/>
          <w:rPrChange w:id="363" w:author="Keil, Johannes (Stud. FPN)" w:date="2025-02-19T16:04:00Z" w16du:dateUtc="2025-02-19T16:04:00Z">
            <w:rPr/>
          </w:rPrChange>
        </w:rPr>
        <w:t xml:space="preserve"> that the pattern of wins in the data is consistent with random responding.</w:t>
      </w:r>
    </w:p>
    <w:p w14:paraId="0000005A" w14:textId="77777777" w:rsidR="001B497F" w:rsidRPr="00A84AFB" w:rsidRDefault="001B497F">
      <w:pPr>
        <w:rPr>
          <w:rFonts w:ascii="Times New Roman" w:hAnsi="Times New Roman" w:cs="Times New Roman"/>
          <w:lang w:val="en-GB"/>
          <w:rPrChange w:id="364" w:author="Keil, Johannes (Stud. FPN)" w:date="2025-02-19T16:04:00Z" w16du:dateUtc="2025-02-19T16:04:00Z">
            <w:rPr/>
          </w:rPrChange>
        </w:rPr>
      </w:pPr>
    </w:p>
    <w:p w14:paraId="0000005B" w14:textId="0C97BA4B" w:rsidR="001B497F" w:rsidRPr="00A84AFB" w:rsidRDefault="00000000">
      <w:pPr>
        <w:rPr>
          <w:rFonts w:ascii="Times New Roman" w:hAnsi="Times New Roman" w:cs="Times New Roman"/>
          <w:lang w:val="en-GB"/>
          <w:rPrChange w:id="365" w:author="Keil, Johannes (Stud. FPN)" w:date="2025-02-19T16:04:00Z" w16du:dateUtc="2025-02-19T16:04:00Z">
            <w:rPr/>
          </w:rPrChange>
        </w:rPr>
      </w:pPr>
      <w:r w:rsidRPr="00A84AFB">
        <w:rPr>
          <w:rFonts w:ascii="Times New Roman" w:hAnsi="Times New Roman" w:cs="Times New Roman"/>
          <w:lang w:val="en-GB"/>
          <w:rPrChange w:id="366" w:author="Keil, Johannes (Stud. FPN)" w:date="2025-02-19T16:04:00Z" w16du:dateUtc="2025-02-19T16:04:00Z">
            <w:rPr/>
          </w:rPrChange>
        </w:rPr>
        <w:t>Second, we will use the c’ statistic proposed by Kendall (1962) and David (1963</w:t>
      </w:r>
      <w:proofErr w:type="gramStart"/>
      <w:r w:rsidRPr="00A84AFB">
        <w:rPr>
          <w:rFonts w:ascii="Times New Roman" w:hAnsi="Times New Roman" w:cs="Times New Roman"/>
          <w:lang w:val="en-GB"/>
          <w:rPrChange w:id="367" w:author="Keil, Johannes (Stud. FPN)" w:date="2025-02-19T16:04:00Z" w16du:dateUtc="2025-02-19T16:04:00Z">
            <w:rPr/>
          </w:rPrChange>
        </w:rPr>
        <w:t>), and</w:t>
      </w:r>
      <w:proofErr w:type="gramEnd"/>
      <w:r w:rsidRPr="00A84AFB">
        <w:rPr>
          <w:rFonts w:ascii="Times New Roman" w:hAnsi="Times New Roman" w:cs="Times New Roman"/>
          <w:lang w:val="en-GB"/>
          <w:rPrChange w:id="368" w:author="Keil, Johannes (Stud. FPN)" w:date="2025-02-19T16:04:00Z" w16du:dateUtc="2025-02-19T16:04:00Z">
            <w:rPr/>
          </w:rPrChange>
        </w:rPr>
        <w:t xml:space="preserve"> taken from </w:t>
      </w:r>
      <w:proofErr w:type="spellStart"/>
      <w:r w:rsidRPr="00A84AFB">
        <w:rPr>
          <w:rFonts w:ascii="Times New Roman" w:hAnsi="Times New Roman" w:cs="Times New Roman"/>
          <w:lang w:val="en-GB"/>
          <w:rPrChange w:id="369" w:author="Keil, Johannes (Stud. FPN)" w:date="2025-02-19T16:04:00Z" w16du:dateUtc="2025-02-19T16:04:00Z">
            <w:rPr/>
          </w:rPrChange>
        </w:rPr>
        <w:t>Mazzuchi</w:t>
      </w:r>
      <w:proofErr w:type="spellEnd"/>
      <w:r w:rsidRPr="00A84AFB">
        <w:rPr>
          <w:rFonts w:ascii="Times New Roman" w:hAnsi="Times New Roman" w:cs="Times New Roman"/>
          <w:lang w:val="en-GB"/>
          <w:rPrChange w:id="370" w:author="Keil, Johannes (Stud. FPN)" w:date="2025-02-19T16:04:00Z" w16du:dateUtc="2025-02-19T16:04:00Z">
            <w:rPr/>
          </w:rPrChange>
        </w:rPr>
        <w:t xml:space="preserve"> et al. (2008). This method assumes that an ideal responder with true preference would always choose consistently. Hence, the number of non-transitive item pairs (i.e., pairs where participants prefer A &gt; B and B &gt; </w:t>
      </w:r>
      <w:proofErr w:type="gramStart"/>
      <w:r w:rsidRPr="00A84AFB">
        <w:rPr>
          <w:rFonts w:ascii="Times New Roman" w:hAnsi="Times New Roman" w:cs="Times New Roman"/>
          <w:lang w:val="en-GB"/>
          <w:rPrChange w:id="371" w:author="Keil, Johannes (Stud. FPN)" w:date="2025-02-19T16:04:00Z" w16du:dateUtc="2025-02-19T16:04:00Z">
            <w:rPr/>
          </w:rPrChange>
        </w:rPr>
        <w:t>C, but</w:t>
      </w:r>
      <w:proofErr w:type="gramEnd"/>
      <w:r w:rsidRPr="00A84AFB">
        <w:rPr>
          <w:rFonts w:ascii="Times New Roman" w:hAnsi="Times New Roman" w:cs="Times New Roman"/>
          <w:lang w:val="en-GB"/>
          <w:rPrChange w:id="372" w:author="Keil, Johannes (Stud. FPN)" w:date="2025-02-19T16:04:00Z" w16du:dateUtc="2025-02-19T16:04:00Z">
            <w:rPr/>
          </w:rPrChange>
        </w:rPr>
        <w:t xml:space="preserve"> then choose C &gt; A) provides a measure of inconsistency. The c’-statistic assesses whether the number of intransitive item triads observed in the data is statistically significant from the number of </w:t>
      </w:r>
      <w:ins w:id="373" w:author="Nielson, Dylan (NIH/NIMH) [E]" w:date="2025-02-18T10:28:00Z" w16du:dateUtc="2025-02-18T15:28:00Z">
        <w:r w:rsidR="00BC5737" w:rsidRPr="00A84AFB">
          <w:rPr>
            <w:rFonts w:ascii="Times New Roman" w:hAnsi="Times New Roman" w:cs="Times New Roman"/>
            <w:lang w:val="en-GB"/>
            <w:rPrChange w:id="374" w:author="Keil, Johannes (Stud. FPN)" w:date="2025-02-19T16:04:00Z" w16du:dateUtc="2025-02-19T16:04:00Z">
              <w:rPr>
                <w:lang w:val="en-GB"/>
              </w:rPr>
            </w:rPrChange>
          </w:rPr>
          <w:t xml:space="preserve">intransitive </w:t>
        </w:r>
      </w:ins>
      <w:r w:rsidRPr="00A84AFB">
        <w:rPr>
          <w:rFonts w:ascii="Times New Roman" w:hAnsi="Times New Roman" w:cs="Times New Roman"/>
          <w:lang w:val="en-GB"/>
          <w:rPrChange w:id="375" w:author="Keil, Johannes (Stud. FPN)" w:date="2025-02-19T16:04:00Z" w16du:dateUtc="2025-02-19T16:04:00Z">
            <w:rPr/>
          </w:rPrChange>
        </w:rPr>
        <w:t xml:space="preserve">item triads that would be expected if the participant was responding at random. This test is run at the participant level, yielding a proportion of participants whose responding is significantly different from random. We will assume that a proportion of more than 70% of participants responding non-randomly according to this test indicates acceptable reliability. An illustration of how the c’-statistic can be used is provided in </w:t>
      </w:r>
      <w:proofErr w:type="spellStart"/>
      <w:r w:rsidRPr="00A84AFB">
        <w:rPr>
          <w:rFonts w:ascii="Times New Roman" w:hAnsi="Times New Roman" w:cs="Times New Roman"/>
          <w:lang w:val="en-GB"/>
          <w:rPrChange w:id="376" w:author="Keil, Johannes (Stud. FPN)" w:date="2025-02-19T16:04:00Z" w16du:dateUtc="2025-02-19T16:04:00Z">
            <w:rPr/>
          </w:rPrChange>
        </w:rPr>
        <w:t>demonstration.qmd</w:t>
      </w:r>
      <w:proofErr w:type="spellEnd"/>
      <w:r w:rsidRPr="00A84AFB">
        <w:rPr>
          <w:rFonts w:ascii="Times New Roman" w:hAnsi="Times New Roman" w:cs="Times New Roman"/>
          <w:lang w:val="en-GB"/>
          <w:rPrChange w:id="377" w:author="Keil, Johannes (Stud. FPN)" w:date="2025-02-19T16:04:00Z" w16du:dateUtc="2025-02-19T16:04:00Z">
            <w:rPr/>
          </w:rPrChange>
        </w:rPr>
        <w:t>.</w:t>
      </w:r>
    </w:p>
    <w:p w14:paraId="0000005C" w14:textId="77777777" w:rsidR="001B497F" w:rsidRPr="00A84AFB" w:rsidRDefault="001B497F">
      <w:pPr>
        <w:rPr>
          <w:rFonts w:ascii="Times New Roman" w:hAnsi="Times New Roman" w:cs="Times New Roman"/>
          <w:lang w:val="en-GB"/>
          <w:rPrChange w:id="378" w:author="Keil, Johannes (Stud. FPN)" w:date="2025-02-19T16:04:00Z" w16du:dateUtc="2025-02-19T16:04:00Z">
            <w:rPr/>
          </w:rPrChange>
        </w:rPr>
      </w:pPr>
    </w:p>
    <w:p w14:paraId="0000005D" w14:textId="77777777" w:rsidR="001B497F" w:rsidRPr="00A84AFB" w:rsidRDefault="00000000">
      <w:pPr>
        <w:rPr>
          <w:rFonts w:ascii="Times New Roman" w:hAnsi="Times New Roman" w:cs="Times New Roman"/>
          <w:lang w:val="en-GB"/>
          <w:rPrChange w:id="379" w:author="Keil, Johannes (Stud. FPN)" w:date="2025-02-19T16:04:00Z" w16du:dateUtc="2025-02-19T16:04:00Z">
            <w:rPr>
              <w:lang w:val="en-GB"/>
            </w:rPr>
          </w:rPrChange>
        </w:rPr>
      </w:pPr>
      <w:r w:rsidRPr="00A84AFB">
        <w:rPr>
          <w:rFonts w:ascii="Times New Roman" w:hAnsi="Times New Roman" w:cs="Times New Roman"/>
          <w:lang w:val="en-GB"/>
          <w:rPrChange w:id="380" w:author="Keil, Johannes (Stud. FPN)" w:date="2025-02-19T16:04:00Z" w16du:dateUtc="2025-02-19T16:04:00Z">
            <w:rPr/>
          </w:rPrChange>
        </w:rPr>
        <w:t xml:space="preserve">Third, we will use an information-theoretic approach (see e.g., Dimitrov et al., 2011). Entropy describes the average amount of ‘surprisal’ associated with the outcome of a random experiment. Surprisal would be low for a highly expected outcome (e.g., not winning in the lottery) whereas it is high for an unexpected outcome (e.g., winning the lottery). It is known that for discrete multi-outcome random variables such as the number of wins each item achieves, the distribution that maximises entropy is the uniform distribution. A uniform distribution of wins would also be observed if a participant is choosing perfectly at random. For this reason, entropy provides a quantifiable measure of how ‘random’ participants’ responding is, with lower values of entropy representing less randomness. Consequently, we will test the null hypothesis that the entropy of participants’ response profile is smaller than what would be expected under random responding. For each participant, we will compute the total entropy of the distribution of forced-choice wins. Then, we will run a simulation in which an agent repeatedly assigns wins to items at random. Based on 1000 randomly simulated samples, we will estimate the lower 5% quantile for entropy. The null hypothesis will be rejected if the entropy computed for the actual participant falls below this 5% quantile. This is equivalent to conducting a one-sided permutation test. This test is run at the participant level, yielding a proportion of participants, whose responding is significantly different from random. We will assume that a proportion of more than 70% of participants responding non-randomly according to this test indicates acceptable reliability (the expected false-positive rate would be 5%). This approach is illustrated in </w:t>
      </w:r>
      <w:proofErr w:type="spellStart"/>
      <w:r w:rsidRPr="00A84AFB">
        <w:rPr>
          <w:rFonts w:ascii="Times New Roman" w:hAnsi="Times New Roman" w:cs="Times New Roman"/>
          <w:lang w:val="en-GB"/>
          <w:rPrChange w:id="381" w:author="Keil, Johannes (Stud. FPN)" w:date="2025-02-19T16:04:00Z" w16du:dateUtc="2025-02-19T16:04:00Z">
            <w:rPr/>
          </w:rPrChange>
        </w:rPr>
        <w:t>demonstration.qmd</w:t>
      </w:r>
      <w:proofErr w:type="spellEnd"/>
      <w:r w:rsidRPr="00A84AFB">
        <w:rPr>
          <w:rFonts w:ascii="Times New Roman" w:hAnsi="Times New Roman" w:cs="Times New Roman"/>
          <w:lang w:val="en-GB"/>
          <w:rPrChange w:id="382" w:author="Keil, Johannes (Stud. FPN)" w:date="2025-02-19T16:04:00Z" w16du:dateUtc="2025-02-19T16:04:00Z">
            <w:rPr/>
          </w:rPrChange>
        </w:rPr>
        <w:t xml:space="preserve">. We will also use the entropy-analysis to determine an entropy score for each participant, defined as one minus the proportion of theoretically attainable entropy that was </w:t>
      </w:r>
      <w:proofErr w:type="gramStart"/>
      <w:r w:rsidRPr="00A84AFB">
        <w:rPr>
          <w:rFonts w:ascii="Times New Roman" w:hAnsi="Times New Roman" w:cs="Times New Roman"/>
          <w:lang w:val="en-GB"/>
          <w:rPrChange w:id="383" w:author="Keil, Johannes (Stud. FPN)" w:date="2025-02-19T16:04:00Z" w16du:dateUtc="2025-02-19T16:04:00Z">
            <w:rPr/>
          </w:rPrChange>
        </w:rPr>
        <w:t>actually observed</w:t>
      </w:r>
      <w:proofErr w:type="gramEnd"/>
      <w:r w:rsidRPr="00A84AFB">
        <w:rPr>
          <w:rFonts w:ascii="Times New Roman" w:hAnsi="Times New Roman" w:cs="Times New Roman"/>
          <w:lang w:val="en-GB"/>
          <w:rPrChange w:id="384" w:author="Keil, Johannes (Stud. FPN)" w:date="2025-02-19T16:04:00Z" w16du:dateUtc="2025-02-19T16:04:00Z">
            <w:rPr/>
          </w:rPrChange>
        </w:rPr>
        <w:t>. This score indicates ‘decisiveness’, such that higher scores show a participant who is more ‘decisive’.</w:t>
      </w:r>
    </w:p>
    <w:p w14:paraId="564EB136" w14:textId="77777777" w:rsidR="00A75AD8" w:rsidRPr="00A84AFB" w:rsidRDefault="00A75AD8">
      <w:pPr>
        <w:rPr>
          <w:rFonts w:ascii="Times New Roman" w:hAnsi="Times New Roman" w:cs="Times New Roman"/>
          <w:lang w:val="en-GB"/>
          <w:rPrChange w:id="385" w:author="Keil, Johannes (Stud. FPN)" w:date="2025-02-19T16:04:00Z" w16du:dateUtc="2025-02-19T16:04:00Z">
            <w:rPr>
              <w:lang w:val="en-GB"/>
            </w:rPr>
          </w:rPrChange>
        </w:rPr>
      </w:pPr>
    </w:p>
    <w:p w14:paraId="3D1DCCC8" w14:textId="2C7B820A" w:rsidR="00CF1045" w:rsidRPr="00A84AFB" w:rsidRDefault="00CF1045" w:rsidP="00CF1045">
      <w:pPr>
        <w:rPr>
          <w:ins w:id="386" w:author="Keil, Johannes (Stud. FPN)" w:date="2025-02-19T11:49:00Z" w16du:dateUtc="2025-02-19T11:49:00Z"/>
          <w:rFonts w:ascii="Times New Roman" w:hAnsi="Times New Roman" w:cs="Times New Roman"/>
          <w:lang w:val="en-GB"/>
          <w:rPrChange w:id="387" w:author="Keil, Johannes (Stud. FPN)" w:date="2025-02-19T16:04:00Z" w16du:dateUtc="2025-02-19T16:04:00Z">
            <w:rPr>
              <w:ins w:id="388" w:author="Keil, Johannes (Stud. FPN)" w:date="2025-02-19T11:49:00Z" w16du:dateUtc="2025-02-19T11:49:00Z"/>
            </w:rPr>
          </w:rPrChange>
        </w:rPr>
      </w:pPr>
      <w:ins w:id="389" w:author="Keil, Johannes (Stud. FPN)" w:date="2025-02-19T11:49:00Z" w16du:dateUtc="2025-02-19T11:49:00Z">
        <w:r w:rsidRPr="00A84AFB">
          <w:rPr>
            <w:rFonts w:ascii="Times New Roman" w:hAnsi="Times New Roman" w:cs="Times New Roman"/>
            <w:lang w:val="en-GB"/>
            <w:rPrChange w:id="390" w:author="Keil, Johannes (Stud. FPN)" w:date="2025-02-19T16:04:00Z" w16du:dateUtc="2025-02-19T16:04:00Z">
              <w:rPr>
                <w:lang w:val="en-GB"/>
              </w:rPr>
            </w:rPrChange>
          </w:rPr>
          <w:t xml:space="preserve">We propose to use multiple convergent analyses for reliability. To understand convergence between the two entropy-analysis and the c’-test, we will </w:t>
        </w:r>
      </w:ins>
      <w:ins w:id="391" w:author="Keil, Johannes (Stud. FPN)" w:date="2025-02-19T15:54:00Z" w16du:dateUtc="2025-02-19T15:54:00Z">
        <w:r w:rsidR="0083006F" w:rsidRPr="00A84AFB">
          <w:rPr>
            <w:rFonts w:ascii="Times New Roman" w:hAnsi="Times New Roman" w:cs="Times New Roman"/>
            <w:lang w:val="en-GB"/>
            <w:rPrChange w:id="392" w:author="Keil, Johannes (Stud. FPN)" w:date="2025-02-19T16:04:00Z" w16du:dateUtc="2025-02-19T16:04:00Z">
              <w:rPr>
                <w:lang w:val="en-GB"/>
              </w:rPr>
            </w:rPrChange>
          </w:rPr>
          <w:t>provide</w:t>
        </w:r>
      </w:ins>
      <w:ins w:id="393" w:author="Keil, Johannes (Stud. FPN)" w:date="2025-02-19T11:49:00Z" w16du:dateUtc="2025-02-19T11:49:00Z">
        <w:r w:rsidRPr="00A84AFB">
          <w:rPr>
            <w:rFonts w:ascii="Times New Roman" w:hAnsi="Times New Roman" w:cs="Times New Roman"/>
            <w:lang w:val="en-GB"/>
            <w:rPrChange w:id="394" w:author="Keil, Johannes (Stud. FPN)" w:date="2025-02-19T16:04:00Z" w16du:dateUtc="2025-02-19T16:04:00Z">
              <w:rPr>
                <w:lang w:val="en-GB"/>
              </w:rPr>
            </w:rPrChange>
          </w:rPr>
          <w:t xml:space="preserve"> a 2x2 count table, indicating agreement in classification between both methods</w:t>
        </w:r>
      </w:ins>
      <w:ins w:id="395" w:author="Keil, Johannes (Stud. FPN)" w:date="2025-02-19T16:05:00Z" w16du:dateUtc="2025-02-19T16:05:00Z">
        <w:r w:rsidR="00A84AFB">
          <w:rPr>
            <w:rFonts w:ascii="Times New Roman" w:hAnsi="Times New Roman" w:cs="Times New Roman"/>
            <w:lang w:val="en-GB"/>
          </w:rPr>
          <w:t xml:space="preserve">. </w:t>
        </w:r>
      </w:ins>
      <w:proofErr w:type="spellStart"/>
      <w:ins w:id="396" w:author="Keil, Johannes (Stud. FPN)" w:date="2025-02-19T11:49:00Z" w16du:dateUtc="2025-02-19T11:49:00Z">
        <w:r w:rsidRPr="00A84AFB">
          <w:rPr>
            <w:rFonts w:ascii="Times New Roman" w:hAnsi="Times New Roman" w:cs="Times New Roman"/>
            <w:lang w:val="en-GB"/>
            <w:rPrChange w:id="397" w:author="Keil, Johannes (Stud. FPN)" w:date="2025-02-19T16:04:00Z" w16du:dateUtc="2025-02-19T16:04:00Z">
              <w:rPr>
                <w:lang w:val="en-GB"/>
              </w:rPr>
            </w:rPrChange>
          </w:rPr>
          <w:t>Data</w:t>
        </w:r>
        <w:proofErr w:type="spellEnd"/>
        <w:r w:rsidRPr="00A84AFB">
          <w:rPr>
            <w:rFonts w:ascii="Times New Roman" w:hAnsi="Times New Roman" w:cs="Times New Roman"/>
            <w:lang w:val="en-GB"/>
            <w:rPrChange w:id="398" w:author="Keil, Johannes (Stud. FPN)" w:date="2025-02-19T16:04:00Z" w16du:dateUtc="2025-02-19T16:04:00Z">
              <w:rPr>
                <w:lang w:val="en-GB"/>
              </w:rPr>
            </w:rPrChange>
          </w:rPr>
          <w:t xml:space="preserve"> quality in cases where disagreement occurred will be visually examined through scatterplots, and potential adjustments (e.g., exclusion of outliers) may be made. Then, we will recompute an overall reliability-proportion, defined as the percentage of participants for whom the c’-test </w:t>
        </w:r>
      </w:ins>
      <w:ins w:id="399" w:author="Keil, Johannes (Stud. FPN)" w:date="2025-02-19T15:54:00Z" w16du:dateUtc="2025-02-19T15:54:00Z">
        <w:r w:rsidR="0083006F" w:rsidRPr="00A84AFB">
          <w:rPr>
            <w:rFonts w:ascii="Times New Roman" w:hAnsi="Times New Roman" w:cs="Times New Roman"/>
            <w:i/>
            <w:iCs/>
            <w:lang w:val="en-GB"/>
            <w:rPrChange w:id="400" w:author="Keil, Johannes (Stud. FPN)" w:date="2025-02-19T16:04:00Z" w16du:dateUtc="2025-02-19T16:04:00Z">
              <w:rPr>
                <w:lang w:val="en-GB"/>
              </w:rPr>
            </w:rPrChange>
          </w:rPr>
          <w:t>or</w:t>
        </w:r>
      </w:ins>
      <w:ins w:id="401" w:author="Keil, Johannes (Stud. FPN)" w:date="2025-02-19T11:49:00Z" w16du:dateUtc="2025-02-19T11:49:00Z">
        <w:r w:rsidRPr="00A84AFB">
          <w:rPr>
            <w:rFonts w:ascii="Times New Roman" w:hAnsi="Times New Roman" w:cs="Times New Roman"/>
            <w:lang w:val="en-GB"/>
            <w:rPrChange w:id="402" w:author="Keil, Johannes (Stud. FPN)" w:date="2025-02-19T16:04:00Z" w16du:dateUtc="2025-02-19T16:04:00Z">
              <w:rPr>
                <w:lang w:val="en-GB"/>
              </w:rPr>
            </w:rPrChange>
          </w:rPr>
          <w:t xml:space="preserve"> the entropy-analysis indicate significantly non-random responding. We would require that </w:t>
        </w:r>
      </w:ins>
      <w:ins w:id="403" w:author="Keil, Johannes (Stud. FPN)" w:date="2025-02-19T11:50:00Z" w16du:dateUtc="2025-02-19T11:50:00Z">
        <w:r w:rsidRPr="00A84AFB">
          <w:rPr>
            <w:rFonts w:ascii="Times New Roman" w:hAnsi="Times New Roman" w:cs="Times New Roman"/>
            <w:lang w:val="en-GB"/>
            <w:rPrChange w:id="404" w:author="Keil, Johannes (Stud. FPN)" w:date="2025-02-19T16:04:00Z" w16du:dateUtc="2025-02-19T16:04:00Z">
              <w:rPr>
                <w:lang w:val="en-GB"/>
              </w:rPr>
            </w:rPrChange>
          </w:rPr>
          <w:t xml:space="preserve">this metric </w:t>
        </w:r>
      </w:ins>
      <w:ins w:id="405" w:author="Keil, Johannes (Stud. FPN)" w:date="2025-02-19T11:49:00Z" w16du:dateUtc="2025-02-19T11:49:00Z">
        <w:r w:rsidRPr="00A84AFB">
          <w:rPr>
            <w:rFonts w:ascii="Times New Roman" w:hAnsi="Times New Roman" w:cs="Times New Roman"/>
            <w:lang w:val="en-GB"/>
            <w:rPrChange w:id="406" w:author="Keil, Johannes (Stud. FPN)" w:date="2025-02-19T16:04:00Z" w16du:dateUtc="2025-02-19T16:04:00Z">
              <w:rPr>
                <w:lang w:val="en-GB"/>
              </w:rPr>
            </w:rPrChange>
          </w:rPr>
          <w:t>satisfies the same criteri</w:t>
        </w:r>
      </w:ins>
      <w:ins w:id="407" w:author="Keil, Johannes (Stud. FPN)" w:date="2025-02-19T11:50:00Z" w16du:dateUtc="2025-02-19T11:50:00Z">
        <w:r w:rsidRPr="00A84AFB">
          <w:rPr>
            <w:rFonts w:ascii="Times New Roman" w:hAnsi="Times New Roman" w:cs="Times New Roman"/>
            <w:lang w:val="en-GB"/>
            <w:rPrChange w:id="408" w:author="Keil, Johannes (Stud. FPN)" w:date="2025-02-19T16:04:00Z" w16du:dateUtc="2025-02-19T16:04:00Z">
              <w:rPr>
                <w:lang w:val="en-GB"/>
              </w:rPr>
            </w:rPrChange>
          </w:rPr>
          <w:t>on</w:t>
        </w:r>
      </w:ins>
      <w:ins w:id="409" w:author="Keil, Johannes (Stud. FPN)" w:date="2025-02-19T11:49:00Z" w16du:dateUtc="2025-02-19T11:49:00Z">
        <w:r w:rsidRPr="00A84AFB">
          <w:rPr>
            <w:rFonts w:ascii="Times New Roman" w:hAnsi="Times New Roman" w:cs="Times New Roman"/>
            <w:lang w:val="en-GB"/>
            <w:rPrChange w:id="410" w:author="Keil, Johannes (Stud. FPN)" w:date="2025-02-19T16:04:00Z" w16du:dateUtc="2025-02-19T16:04:00Z">
              <w:rPr>
                <w:lang w:val="en-GB"/>
              </w:rPr>
            </w:rPrChange>
          </w:rPr>
          <w:t xml:space="preserve"> as the individual tests: that the proportion of ‘false responders’ does not exceed 70% of the sample.</w:t>
        </w:r>
      </w:ins>
    </w:p>
    <w:p w14:paraId="0000005E" w14:textId="77777777" w:rsidR="001B497F" w:rsidRPr="00A84AFB" w:rsidRDefault="001B497F">
      <w:pPr>
        <w:rPr>
          <w:rFonts w:ascii="Times New Roman" w:hAnsi="Times New Roman" w:cs="Times New Roman"/>
          <w:lang w:val="en-GB"/>
          <w:rPrChange w:id="411" w:author="Keil, Johannes (Stud. FPN)" w:date="2025-02-19T16:04:00Z" w16du:dateUtc="2025-02-19T16:04:00Z">
            <w:rPr/>
          </w:rPrChange>
        </w:rPr>
      </w:pPr>
    </w:p>
    <w:p w14:paraId="0000005F" w14:textId="77777777" w:rsidR="001B497F" w:rsidRPr="00A84AFB" w:rsidRDefault="00000000">
      <w:pPr>
        <w:rPr>
          <w:rFonts w:ascii="Times New Roman" w:hAnsi="Times New Roman" w:cs="Times New Roman"/>
          <w:lang w:val="en-GB"/>
          <w:rPrChange w:id="412" w:author="Keil, Johannes (Stud. FPN)" w:date="2025-02-19T16:04:00Z" w16du:dateUtc="2025-02-19T16:04:00Z">
            <w:rPr/>
          </w:rPrChange>
        </w:rPr>
      </w:pPr>
      <w:r w:rsidRPr="00A84AFB">
        <w:rPr>
          <w:rFonts w:ascii="Times New Roman" w:hAnsi="Times New Roman" w:cs="Times New Roman"/>
          <w:b/>
          <w:lang w:val="en-GB"/>
          <w:rPrChange w:id="413" w:author="Keil, Johannes (Stud. FPN)" w:date="2025-02-19T16:04:00Z" w16du:dateUtc="2025-02-19T16:04:00Z">
            <w:rPr>
              <w:b/>
            </w:rPr>
          </w:rPrChange>
        </w:rPr>
        <w:t>H1.</w:t>
      </w:r>
      <w:proofErr w:type="gramStart"/>
      <w:r w:rsidRPr="00A84AFB">
        <w:rPr>
          <w:rFonts w:ascii="Times New Roman" w:hAnsi="Times New Roman" w:cs="Times New Roman"/>
          <w:b/>
          <w:lang w:val="en-GB"/>
          <w:rPrChange w:id="414" w:author="Keil, Johannes (Stud. FPN)" w:date="2025-02-19T16:04:00Z" w16du:dateUtc="2025-02-19T16:04:00Z">
            <w:rPr>
              <w:b/>
            </w:rPr>
          </w:rPrChange>
        </w:rPr>
        <w:t>2.Test</w:t>
      </w:r>
      <w:proofErr w:type="gramEnd"/>
      <w:r w:rsidRPr="00A84AFB">
        <w:rPr>
          <w:rFonts w:ascii="Times New Roman" w:hAnsi="Times New Roman" w:cs="Times New Roman"/>
          <w:b/>
          <w:lang w:val="en-GB"/>
          <w:rPrChange w:id="415" w:author="Keil, Johannes (Stud. FPN)" w:date="2025-02-19T16:04:00Z" w16du:dateUtc="2025-02-19T16:04:00Z">
            <w:rPr>
              <w:b/>
            </w:rPr>
          </w:rPrChange>
        </w:rPr>
        <w:t xml:space="preserve">-retest reliability. </w:t>
      </w:r>
      <w:r w:rsidRPr="00A84AFB">
        <w:rPr>
          <w:rFonts w:ascii="Times New Roman" w:hAnsi="Times New Roman" w:cs="Times New Roman"/>
          <w:lang w:val="en-GB"/>
          <w:rPrChange w:id="416" w:author="Keil, Johannes (Stud. FPN)" w:date="2025-02-19T16:04:00Z" w16du:dateUtc="2025-02-19T16:04:00Z">
            <w:rPr/>
          </w:rPrChange>
        </w:rPr>
        <w:t xml:space="preserve">Next, we will examine test-retest reliability. This will be achieved through two methods. </w:t>
      </w:r>
    </w:p>
    <w:p w14:paraId="00000060" w14:textId="1628FE0E" w:rsidR="001B497F" w:rsidRPr="00A84AFB" w:rsidRDefault="00000000">
      <w:pPr>
        <w:rPr>
          <w:rFonts w:ascii="Times New Roman" w:hAnsi="Times New Roman" w:cs="Times New Roman"/>
          <w:lang w:val="en-GB"/>
          <w:rPrChange w:id="417" w:author="Keil, Johannes (Stud. FPN)" w:date="2025-02-19T16:04:00Z" w16du:dateUtc="2025-02-19T16:04:00Z">
            <w:rPr/>
          </w:rPrChange>
        </w:rPr>
      </w:pPr>
      <w:commentRangeStart w:id="418"/>
      <w:r w:rsidRPr="00A84AFB">
        <w:rPr>
          <w:rFonts w:ascii="Times New Roman" w:hAnsi="Times New Roman" w:cs="Times New Roman"/>
          <w:lang w:val="en-GB"/>
          <w:rPrChange w:id="419" w:author="Keil, Johannes (Stud. FPN)" w:date="2025-02-19T16:04:00Z" w16du:dateUtc="2025-02-19T16:04:00Z">
            <w:rPr/>
          </w:rPrChange>
        </w:rPr>
        <w:t xml:space="preserve">For core symptoms, we will compute the correlation between the number of wins assigned to this symptom in the first wave and the second wave. </w:t>
      </w:r>
      <w:ins w:id="420" w:author="Keil, Johannes (Stud. FPN)" w:date="2025-02-19T10:55:00Z" w16du:dateUtc="2025-02-19T10:55:00Z">
        <w:r w:rsidR="00DC3B87" w:rsidRPr="00A84AFB">
          <w:rPr>
            <w:rFonts w:ascii="Times New Roman" w:hAnsi="Times New Roman" w:cs="Times New Roman"/>
            <w:lang w:val="en-GB"/>
            <w:rPrChange w:id="421" w:author="Keil, Johannes (Stud. FPN)" w:date="2025-02-19T16:04:00Z" w16du:dateUtc="2025-02-19T16:04:00Z">
              <w:rPr>
                <w:lang w:val="en-GB"/>
              </w:rPr>
            </w:rPrChange>
          </w:rPr>
          <w:t>Pearson’s correlation will be used, unless visual examination of scatterplots suggests</w:t>
        </w:r>
      </w:ins>
      <w:ins w:id="422" w:author="Keil, Johannes (Stud. FPN)" w:date="2025-02-19T10:56:00Z" w16du:dateUtc="2025-02-19T10:56:00Z">
        <w:r w:rsidR="00DC3B87" w:rsidRPr="00A84AFB">
          <w:rPr>
            <w:rFonts w:ascii="Times New Roman" w:hAnsi="Times New Roman" w:cs="Times New Roman"/>
            <w:lang w:val="en-GB"/>
            <w:rPrChange w:id="423" w:author="Keil, Johannes (Stud. FPN)" w:date="2025-02-19T16:04:00Z" w16du:dateUtc="2025-02-19T16:04:00Z">
              <w:rPr>
                <w:lang w:val="en-GB"/>
              </w:rPr>
            </w:rPrChange>
          </w:rPr>
          <w:t xml:space="preserve"> violation of assumptions. In this case, Spearman’s correlation will be employed. </w:t>
        </w:r>
      </w:ins>
      <w:r w:rsidRPr="00A84AFB">
        <w:rPr>
          <w:rFonts w:ascii="Times New Roman" w:hAnsi="Times New Roman" w:cs="Times New Roman"/>
          <w:lang w:val="en-GB"/>
          <w:rPrChange w:id="424" w:author="Keil, Johannes (Stud. FPN)" w:date="2025-02-19T16:04:00Z" w16du:dateUtc="2025-02-19T16:04:00Z">
            <w:rPr/>
          </w:rPrChange>
        </w:rPr>
        <w:t xml:space="preserve">Standard correlation methods are normally not suitable for forced-choice data due to a sum constraint (the number of ‘wins’ cannot exceed the number of trials). However, in this case, only a subset of items (the core-items) is </w:t>
      </w:r>
      <w:proofErr w:type="gramStart"/>
      <w:r w:rsidRPr="00A84AFB">
        <w:rPr>
          <w:rFonts w:ascii="Times New Roman" w:hAnsi="Times New Roman" w:cs="Times New Roman"/>
          <w:lang w:val="en-GB"/>
          <w:rPrChange w:id="425" w:author="Keil, Johannes (Stud. FPN)" w:date="2025-02-19T16:04:00Z" w16du:dateUtc="2025-02-19T16:04:00Z">
            <w:rPr/>
          </w:rPrChange>
        </w:rPr>
        <w:t>used</w:t>
      </w:r>
      <w:proofErr w:type="gramEnd"/>
      <w:r w:rsidRPr="00A84AFB">
        <w:rPr>
          <w:rFonts w:ascii="Times New Roman" w:hAnsi="Times New Roman" w:cs="Times New Roman"/>
          <w:lang w:val="en-GB"/>
          <w:rPrChange w:id="426" w:author="Keil, Johannes (Stud. FPN)" w:date="2025-02-19T16:04:00Z" w16du:dateUtc="2025-02-19T16:04:00Z">
            <w:rPr/>
          </w:rPrChange>
        </w:rPr>
        <w:t xml:space="preserve"> and the model is agnostic to the number of wins assigned to non-core items. Hence, the total sum of wins distributed to the core items is no longer known and </w:t>
      </w:r>
      <w:r w:rsidRPr="00A84AFB">
        <w:rPr>
          <w:rFonts w:ascii="Times New Roman" w:hAnsi="Times New Roman" w:cs="Times New Roman"/>
          <w:lang w:val="en-GB"/>
          <w:rPrChange w:id="427" w:author="Keil, Johannes (Stud. FPN)" w:date="2025-02-19T16:04:00Z" w16du:dateUtc="2025-02-19T16:04:00Z">
            <w:rPr/>
          </w:rPrChange>
        </w:rPr>
        <w:lastRenderedPageBreak/>
        <w:t>correlations can be used (Van Leeuwen &amp; Mandabach, 2002)</w:t>
      </w:r>
      <w:ins w:id="428" w:author="Keil, Johannes (Stud. FPN)" w:date="2025-02-19T10:50:00Z" w16du:dateUtc="2025-02-19T10:50:00Z">
        <w:r w:rsidR="00516374" w:rsidRPr="00A84AFB">
          <w:rPr>
            <w:rFonts w:ascii="Times New Roman" w:hAnsi="Times New Roman" w:cs="Times New Roman"/>
            <w:lang w:val="en-GB"/>
            <w:rPrChange w:id="429" w:author="Keil, Johannes (Stud. FPN)" w:date="2025-02-19T16:04:00Z" w16du:dateUtc="2025-02-19T16:04:00Z">
              <w:rPr>
                <w:lang w:val="en-GB"/>
              </w:rPr>
            </w:rPrChange>
          </w:rPr>
          <w:t>.</w:t>
        </w:r>
      </w:ins>
      <w:ins w:id="430" w:author="Keil, Johannes (Stud. FPN)" w:date="2025-02-19T10:51:00Z" w16du:dateUtc="2025-02-19T10:51:00Z">
        <w:r w:rsidR="00516374" w:rsidRPr="00A84AFB">
          <w:rPr>
            <w:rFonts w:ascii="Times New Roman" w:hAnsi="Times New Roman" w:cs="Times New Roman"/>
            <w:lang w:val="en-GB"/>
            <w:rPrChange w:id="431" w:author="Keil, Johannes (Stud. FPN)" w:date="2025-02-19T16:04:00Z" w16du:dateUtc="2025-02-19T16:04:00Z">
              <w:rPr>
                <w:lang w:val="en-GB"/>
              </w:rPr>
            </w:rPrChange>
          </w:rPr>
          <w:t xml:space="preserve"> We will examine the average correlation across </w:t>
        </w:r>
      </w:ins>
      <w:ins w:id="432" w:author="Keil, Johannes (Stud. FPN)" w:date="2025-02-19T10:56:00Z" w16du:dateUtc="2025-02-19T10:56:00Z">
        <w:r w:rsidR="00DC3B87" w:rsidRPr="00A84AFB">
          <w:rPr>
            <w:rFonts w:ascii="Times New Roman" w:hAnsi="Times New Roman" w:cs="Times New Roman"/>
            <w:lang w:val="en-GB"/>
            <w:rPrChange w:id="433" w:author="Keil, Johannes (Stud. FPN)" w:date="2025-02-19T16:04:00Z" w16du:dateUtc="2025-02-19T16:04:00Z">
              <w:rPr>
                <w:lang w:val="en-GB"/>
              </w:rPr>
            </w:rPrChange>
          </w:rPr>
          <w:t>all items. We will judge a correlation</w:t>
        </w:r>
      </w:ins>
      <w:ins w:id="434" w:author="Keil, Johannes (Stud. FPN)" w:date="2025-02-19T11:10:00Z" w16du:dateUtc="2025-02-19T11:10:00Z">
        <w:r w:rsidR="00D9757B" w:rsidRPr="00A84AFB">
          <w:rPr>
            <w:rFonts w:ascii="Times New Roman" w:hAnsi="Times New Roman" w:cs="Times New Roman"/>
            <w:lang w:val="en-GB"/>
            <w:rPrChange w:id="435" w:author="Keil, Johannes (Stud. FPN)" w:date="2025-02-19T16:04:00Z" w16du:dateUtc="2025-02-19T16:04:00Z">
              <w:rPr>
                <w:lang w:val="en-GB"/>
              </w:rPr>
            </w:rPrChange>
          </w:rPr>
          <w:t xml:space="preserve"> point-estimate</w:t>
        </w:r>
      </w:ins>
      <w:ins w:id="436" w:author="Keil, Johannes (Stud. FPN)" w:date="2025-02-19T10:56:00Z" w16du:dateUtc="2025-02-19T10:56:00Z">
        <w:r w:rsidR="00DC3B87" w:rsidRPr="00A84AFB">
          <w:rPr>
            <w:rFonts w:ascii="Times New Roman" w:hAnsi="Times New Roman" w:cs="Times New Roman"/>
            <w:lang w:val="en-GB"/>
            <w:rPrChange w:id="437" w:author="Keil, Johannes (Stud. FPN)" w:date="2025-02-19T16:04:00Z" w16du:dateUtc="2025-02-19T16:04:00Z">
              <w:rPr>
                <w:lang w:val="en-GB"/>
              </w:rPr>
            </w:rPrChange>
          </w:rPr>
          <w:t xml:space="preserve"> of at least </w:t>
        </w:r>
      </w:ins>
      <w:ins w:id="438" w:author="Keil, Johannes (Stud. FPN)" w:date="2025-02-19T10:57:00Z" w16du:dateUtc="2025-02-19T10:57:00Z">
        <w:r w:rsidR="00DC3B87" w:rsidRPr="00A84AFB">
          <w:rPr>
            <w:rFonts w:ascii="Times New Roman" w:hAnsi="Times New Roman" w:cs="Times New Roman"/>
            <w:lang w:val="en-GB"/>
            <w:rPrChange w:id="439" w:author="Keil, Johannes (Stud. FPN)" w:date="2025-02-19T16:04:00Z" w16du:dateUtc="2025-02-19T16:04:00Z">
              <w:rPr>
                <w:lang w:val="en-GB"/>
              </w:rPr>
            </w:rPrChange>
          </w:rPr>
          <w:t>0.</w:t>
        </w:r>
      </w:ins>
      <w:ins w:id="440" w:author="Keil, Johannes (Stud. FPN)" w:date="2025-02-19T11:06:00Z" w16du:dateUtc="2025-02-19T11:06:00Z">
        <w:r w:rsidR="00D9757B" w:rsidRPr="00A84AFB">
          <w:rPr>
            <w:rFonts w:ascii="Times New Roman" w:hAnsi="Times New Roman" w:cs="Times New Roman"/>
            <w:lang w:val="en-GB"/>
            <w:rPrChange w:id="441" w:author="Keil, Johannes (Stud. FPN)" w:date="2025-02-19T16:04:00Z" w16du:dateUtc="2025-02-19T16:04:00Z">
              <w:rPr>
                <w:lang w:val="en-GB"/>
              </w:rPr>
            </w:rPrChange>
          </w:rPr>
          <w:t>7</w:t>
        </w:r>
      </w:ins>
      <w:ins w:id="442" w:author="Keil, Johannes (Stud. FPN)" w:date="2025-02-19T10:57:00Z" w16du:dateUtc="2025-02-19T10:57:00Z">
        <w:r w:rsidR="00DC3B87" w:rsidRPr="00A84AFB">
          <w:rPr>
            <w:rFonts w:ascii="Times New Roman" w:hAnsi="Times New Roman" w:cs="Times New Roman"/>
            <w:lang w:val="en-GB"/>
            <w:rPrChange w:id="443" w:author="Keil, Johannes (Stud. FPN)" w:date="2025-02-19T16:04:00Z" w16du:dateUtc="2025-02-19T16:04:00Z">
              <w:rPr>
                <w:lang w:val="en-GB"/>
              </w:rPr>
            </w:rPrChange>
          </w:rPr>
          <w:t xml:space="preserve"> </w:t>
        </w:r>
      </w:ins>
      <w:ins w:id="444" w:author="Keil, Johannes (Stud. FPN)" w:date="2025-02-19T11:48:00Z" w16du:dateUtc="2025-02-19T11:48:00Z">
        <w:r w:rsidR="00CF1045" w:rsidRPr="00A84AFB">
          <w:rPr>
            <w:rFonts w:ascii="Times New Roman" w:hAnsi="Times New Roman" w:cs="Times New Roman"/>
            <w:lang w:val="en-GB"/>
            <w:rPrChange w:id="445" w:author="Keil, Johannes (Stud. FPN)" w:date="2025-02-19T16:04:00Z" w16du:dateUtc="2025-02-19T16:04:00Z">
              <w:rPr>
                <w:lang w:val="en-GB"/>
              </w:rPr>
            </w:rPrChange>
          </w:rPr>
          <w:t xml:space="preserve">or greater </w:t>
        </w:r>
      </w:ins>
      <w:ins w:id="446" w:author="Keil, Johannes (Stud. FPN)" w:date="2025-02-19T10:58:00Z" w16du:dateUtc="2025-02-19T10:58:00Z">
        <w:r w:rsidR="00DC3B87" w:rsidRPr="00A84AFB">
          <w:rPr>
            <w:rFonts w:ascii="Times New Roman" w:hAnsi="Times New Roman" w:cs="Times New Roman"/>
            <w:lang w:val="en-GB"/>
            <w:rPrChange w:id="447" w:author="Keil, Johannes (Stud. FPN)" w:date="2025-02-19T16:04:00Z" w16du:dateUtc="2025-02-19T16:04:00Z">
              <w:rPr>
                <w:lang w:val="en-GB"/>
              </w:rPr>
            </w:rPrChange>
          </w:rPr>
          <w:t>as acceptable</w:t>
        </w:r>
      </w:ins>
      <w:del w:id="448" w:author="Keil, Johannes (Stud. FPN)" w:date="2025-02-19T10:50:00Z" w16du:dateUtc="2025-02-19T10:50:00Z">
        <w:r w:rsidRPr="00A84AFB" w:rsidDel="00516374">
          <w:rPr>
            <w:rFonts w:ascii="Times New Roman" w:hAnsi="Times New Roman" w:cs="Times New Roman"/>
            <w:lang w:val="en-GB"/>
            <w:rPrChange w:id="449" w:author="Keil, Johannes (Stud. FPN)" w:date="2025-02-19T16:04:00Z" w16du:dateUtc="2025-02-19T16:04:00Z">
              <w:rPr/>
            </w:rPrChange>
          </w:rPr>
          <w:delText>.</w:delText>
        </w:r>
        <w:commentRangeEnd w:id="418"/>
        <w:r w:rsidR="00AC5AB6" w:rsidRPr="00A84AFB" w:rsidDel="00516374">
          <w:rPr>
            <w:rStyle w:val="CommentReference"/>
            <w:rFonts w:ascii="Times New Roman" w:hAnsi="Times New Roman" w:cs="Times New Roman"/>
            <w:rPrChange w:id="450" w:author="Keil, Johannes (Stud. FPN)" w:date="2025-02-19T16:04:00Z" w16du:dateUtc="2025-02-19T16:04:00Z">
              <w:rPr>
                <w:rStyle w:val="CommentReference"/>
              </w:rPr>
            </w:rPrChange>
          </w:rPr>
          <w:commentReference w:id="418"/>
        </w:r>
      </w:del>
      <w:ins w:id="451" w:author="Keil, Johannes (Stud. FPN)" w:date="2025-02-19T11:11:00Z" w16du:dateUtc="2025-02-19T11:11:00Z">
        <w:r w:rsidR="00D9757B" w:rsidRPr="00A84AFB">
          <w:rPr>
            <w:rFonts w:ascii="Times New Roman" w:hAnsi="Times New Roman" w:cs="Times New Roman"/>
            <w:lang w:val="en-GB"/>
            <w:rPrChange w:id="452" w:author="Keil, Johannes (Stud. FPN)" w:date="2025-02-19T16:04:00Z" w16du:dateUtc="2025-02-19T16:04:00Z">
              <w:rPr>
                <w:lang w:val="en-GB"/>
              </w:rPr>
            </w:rPrChange>
          </w:rPr>
          <w:t xml:space="preserve"> To account for uncertainty in the point estimate, we will furthermore test the null hypothesis that the test-retest reliability is significantly larger than 0.6</w:t>
        </w:r>
      </w:ins>
      <w:ins w:id="453" w:author="Keil, Johannes (Stud. FPN)" w:date="2025-02-19T16:02:00Z" w16du:dateUtc="2025-02-19T16:02:00Z">
        <w:r w:rsidR="0083006F" w:rsidRPr="00A84AFB">
          <w:rPr>
            <w:rFonts w:ascii="Times New Roman" w:hAnsi="Times New Roman" w:cs="Times New Roman"/>
            <w:lang w:val="en-GB"/>
            <w:rPrChange w:id="454" w:author="Keil, Johannes (Stud. FPN)" w:date="2025-02-19T16:04:00Z" w16du:dateUtc="2025-02-19T16:04:00Z">
              <w:rPr>
                <w:lang w:val="en-GB"/>
              </w:rPr>
            </w:rPrChange>
          </w:rPr>
          <w:t xml:space="preserve"> using confidence intervals.</w:t>
        </w:r>
      </w:ins>
    </w:p>
    <w:p w14:paraId="4E8D5005" w14:textId="375E0CC1" w:rsidR="0083006F" w:rsidRPr="00A84AFB" w:rsidRDefault="00000000">
      <w:pPr>
        <w:rPr>
          <w:ins w:id="455" w:author="Keil, Johannes (Stud. FPN)" w:date="2025-02-19T16:01:00Z" w16du:dateUtc="2025-02-19T16:01:00Z"/>
          <w:rFonts w:ascii="Times New Roman" w:hAnsi="Times New Roman" w:cs="Times New Roman"/>
          <w:lang w:val="en-GB"/>
          <w:rPrChange w:id="456" w:author="Keil, Johannes (Stud. FPN)" w:date="2025-02-19T16:04:00Z" w16du:dateUtc="2025-02-19T16:04:00Z">
            <w:rPr>
              <w:ins w:id="457" w:author="Keil, Johannes (Stud. FPN)" w:date="2025-02-19T16:01:00Z" w16du:dateUtc="2025-02-19T16:01:00Z"/>
              <w:lang w:val="en-GB"/>
            </w:rPr>
          </w:rPrChange>
        </w:rPr>
      </w:pPr>
      <w:r w:rsidRPr="00A84AFB">
        <w:rPr>
          <w:rFonts w:ascii="Times New Roman" w:hAnsi="Times New Roman" w:cs="Times New Roman"/>
          <w:lang w:val="en-GB"/>
          <w:rPrChange w:id="458" w:author="Keil, Johannes (Stud. FPN)" w:date="2025-02-19T16:04:00Z" w16du:dateUtc="2025-02-19T16:04:00Z">
            <w:rPr/>
          </w:rPrChange>
        </w:rPr>
        <w:t xml:space="preserve">To enable inference on the entire dataset, Aitchison’s distance (see van </w:t>
      </w:r>
      <w:proofErr w:type="spellStart"/>
      <w:r w:rsidRPr="00A84AFB">
        <w:rPr>
          <w:rFonts w:ascii="Times New Roman" w:hAnsi="Times New Roman" w:cs="Times New Roman"/>
          <w:lang w:val="en-GB"/>
          <w:rPrChange w:id="459" w:author="Keil, Johannes (Stud. FPN)" w:date="2025-02-19T16:04:00Z" w16du:dateUtc="2025-02-19T16:04:00Z">
            <w:rPr/>
          </w:rPrChange>
        </w:rPr>
        <w:t>Eijnatten</w:t>
      </w:r>
      <w:proofErr w:type="spellEnd"/>
      <w:r w:rsidRPr="00A84AFB">
        <w:rPr>
          <w:rFonts w:ascii="Times New Roman" w:hAnsi="Times New Roman" w:cs="Times New Roman"/>
          <w:lang w:val="en-GB"/>
          <w:rPrChange w:id="460" w:author="Keil, Johannes (Stud. FPN)" w:date="2025-02-19T16:04:00Z" w16du:dateUtc="2025-02-19T16:04:00Z">
            <w:rPr/>
          </w:rPrChange>
        </w:rPr>
        <w:t xml:space="preserve"> et al., 2015) will be computed between the preference-pattern from wave 1 and wave 2, individually for each participant. Aitchison’s distance quantifies the similarity between two sets of compositional data (i.e., data satisfying a sum-constraint), where 0 corresponds to identity. Thus, we aim to test the </w:t>
      </w:r>
      <w:proofErr w:type="gramStart"/>
      <w:r w:rsidRPr="00A84AFB">
        <w:rPr>
          <w:rFonts w:ascii="Times New Roman" w:hAnsi="Times New Roman" w:cs="Times New Roman"/>
          <w:lang w:val="en-GB"/>
          <w:rPrChange w:id="461" w:author="Keil, Johannes (Stud. FPN)" w:date="2025-02-19T16:04:00Z" w16du:dateUtc="2025-02-19T16:04:00Z">
            <w:rPr/>
          </w:rPrChange>
        </w:rPr>
        <w:t>null-hypothesis</w:t>
      </w:r>
      <w:proofErr w:type="gramEnd"/>
      <w:r w:rsidRPr="00A84AFB">
        <w:rPr>
          <w:rFonts w:ascii="Times New Roman" w:hAnsi="Times New Roman" w:cs="Times New Roman"/>
          <w:lang w:val="en-GB"/>
          <w:rPrChange w:id="462" w:author="Keil, Johannes (Stud. FPN)" w:date="2025-02-19T16:04:00Z" w16du:dateUtc="2025-02-19T16:04:00Z">
            <w:rPr/>
          </w:rPrChange>
        </w:rPr>
        <w:t xml:space="preserve"> that Aitchison’s distance between wave 1 and wave 2 is smaller (i.e., closer to identity) than would be expected at random. Consequently, a permutation distribution will be constructed by randomly permuting the wins assigned to wave 2 for 1000 iterations for each participant. The </w:t>
      </w:r>
      <w:proofErr w:type="gramStart"/>
      <w:r w:rsidRPr="00A84AFB">
        <w:rPr>
          <w:rFonts w:ascii="Times New Roman" w:hAnsi="Times New Roman" w:cs="Times New Roman"/>
          <w:lang w:val="en-GB"/>
          <w:rPrChange w:id="463" w:author="Keil, Johannes (Stud. FPN)" w:date="2025-02-19T16:04:00Z" w16du:dateUtc="2025-02-19T16:04:00Z">
            <w:rPr/>
          </w:rPrChange>
        </w:rPr>
        <w:t>null-hypothesis</w:t>
      </w:r>
      <w:proofErr w:type="gramEnd"/>
      <w:r w:rsidRPr="00A84AFB">
        <w:rPr>
          <w:rFonts w:ascii="Times New Roman" w:hAnsi="Times New Roman" w:cs="Times New Roman"/>
          <w:lang w:val="en-GB"/>
          <w:rPrChange w:id="464" w:author="Keil, Johannes (Stud. FPN)" w:date="2025-02-19T16:04:00Z" w16du:dateUtc="2025-02-19T16:04:00Z">
            <w:rPr/>
          </w:rPrChange>
        </w:rPr>
        <w:t xml:space="preserve"> will be rejected if, for that participant, Aitchison’s distance is smaller than the lower 5% quantile of the permuted distribution. This corresponds to a one-sided hypothesis test. Again, the analysis will be run individually for each participant, and we will assume that significant results for more than 70% of participants indicate acceptable reliability. A demonstration of this method is provided in </w:t>
      </w:r>
      <w:proofErr w:type="spellStart"/>
      <w:r w:rsidRPr="00A84AFB">
        <w:rPr>
          <w:rFonts w:ascii="Times New Roman" w:hAnsi="Times New Roman" w:cs="Times New Roman"/>
          <w:lang w:val="en-GB"/>
          <w:rPrChange w:id="465" w:author="Keil, Johannes (Stud. FPN)" w:date="2025-02-19T16:04:00Z" w16du:dateUtc="2025-02-19T16:04:00Z">
            <w:rPr/>
          </w:rPrChange>
        </w:rPr>
        <w:t>demonstration.qmd</w:t>
      </w:r>
      <w:proofErr w:type="spellEnd"/>
    </w:p>
    <w:p w14:paraId="6A504A43" w14:textId="13B714F3" w:rsidR="0083006F" w:rsidRPr="00A84AFB" w:rsidRDefault="0083006F" w:rsidP="0083006F">
      <w:pPr>
        <w:rPr>
          <w:ins w:id="466" w:author="Keil, Johannes (Stud. FPN)" w:date="2025-02-19T16:01:00Z" w16du:dateUtc="2025-02-19T16:01:00Z"/>
          <w:rFonts w:ascii="Times New Roman" w:hAnsi="Times New Roman" w:cs="Times New Roman"/>
          <w:lang w:val="en-GB"/>
          <w:rPrChange w:id="467" w:author="Keil, Johannes (Stud. FPN)" w:date="2025-02-19T16:04:00Z" w16du:dateUtc="2025-02-19T16:04:00Z">
            <w:rPr>
              <w:ins w:id="468" w:author="Keil, Johannes (Stud. FPN)" w:date="2025-02-19T16:01:00Z" w16du:dateUtc="2025-02-19T16:01:00Z"/>
              <w:lang w:val="en-GB"/>
            </w:rPr>
          </w:rPrChange>
        </w:rPr>
      </w:pPr>
      <w:ins w:id="469" w:author="Keil, Johannes (Stud. FPN)" w:date="2025-02-19T16:01:00Z" w16du:dateUtc="2025-02-19T16:01:00Z">
        <w:r w:rsidRPr="00A84AFB">
          <w:rPr>
            <w:rFonts w:ascii="Times New Roman" w:hAnsi="Times New Roman" w:cs="Times New Roman"/>
            <w:lang w:val="en-GB"/>
            <w:rPrChange w:id="470" w:author="Keil, Johannes (Stud. FPN)" w:date="2025-02-19T16:04:00Z" w16du:dateUtc="2025-02-19T16:04:00Z">
              <w:rPr>
                <w:lang w:val="en-GB"/>
              </w:rPr>
            </w:rPrChange>
          </w:rPr>
          <w:t xml:space="preserve">Here, we use complementary analyses with complementary weaknesses. For this reason, we will interpret sub-analyses </w:t>
        </w:r>
        <w:proofErr w:type="gramStart"/>
        <w:r w:rsidRPr="00A84AFB">
          <w:rPr>
            <w:rFonts w:ascii="Times New Roman" w:hAnsi="Times New Roman" w:cs="Times New Roman"/>
            <w:lang w:val="en-GB"/>
            <w:rPrChange w:id="471" w:author="Keil, Johannes (Stud. FPN)" w:date="2025-02-19T16:04:00Z" w16du:dateUtc="2025-02-19T16:04:00Z">
              <w:rPr>
                <w:lang w:val="en-GB"/>
              </w:rPr>
            </w:rPrChange>
          </w:rPr>
          <w:t>separately, and</w:t>
        </w:r>
        <w:proofErr w:type="gramEnd"/>
        <w:r w:rsidRPr="00A84AFB">
          <w:rPr>
            <w:rFonts w:ascii="Times New Roman" w:hAnsi="Times New Roman" w:cs="Times New Roman"/>
            <w:lang w:val="en-GB"/>
            <w:rPrChange w:id="472" w:author="Keil, Johannes (Stud. FPN)" w:date="2025-02-19T16:04:00Z" w16du:dateUtc="2025-02-19T16:04:00Z">
              <w:rPr>
                <w:lang w:val="en-GB"/>
              </w:rPr>
            </w:rPrChange>
          </w:rPr>
          <w:t xml:space="preserve"> </w:t>
        </w:r>
        <w:r w:rsidRPr="00A84AFB">
          <w:rPr>
            <w:rFonts w:ascii="Times New Roman" w:hAnsi="Times New Roman" w:cs="Times New Roman"/>
            <w:lang w:val="en-GB"/>
            <w:rPrChange w:id="473" w:author="Keil, Johannes (Stud. FPN)" w:date="2025-02-19T16:04:00Z" w16du:dateUtc="2025-02-19T16:04:00Z">
              <w:rPr>
                <w:lang w:val="en-GB"/>
              </w:rPr>
            </w:rPrChange>
          </w:rPr>
          <w:t xml:space="preserve">carefully </w:t>
        </w:r>
        <w:r w:rsidRPr="00A84AFB">
          <w:rPr>
            <w:rFonts w:ascii="Times New Roman" w:hAnsi="Times New Roman" w:cs="Times New Roman"/>
            <w:lang w:val="en-GB"/>
            <w:rPrChange w:id="474" w:author="Keil, Johannes (Stud. FPN)" w:date="2025-02-19T16:04:00Z" w16du:dateUtc="2025-02-19T16:04:00Z">
              <w:rPr>
                <w:lang w:val="en-GB"/>
              </w:rPr>
            </w:rPrChange>
          </w:rPr>
          <w:t>investigate reasons for any discrepancies</w:t>
        </w:r>
        <w:r w:rsidRPr="00A84AFB">
          <w:rPr>
            <w:rFonts w:ascii="Times New Roman" w:hAnsi="Times New Roman" w:cs="Times New Roman"/>
            <w:lang w:val="en-GB"/>
            <w:rPrChange w:id="475" w:author="Keil, Johannes (Stud. FPN)" w:date="2025-02-19T16:04:00Z" w16du:dateUtc="2025-02-19T16:04:00Z">
              <w:rPr>
                <w:lang w:val="en-GB"/>
              </w:rPr>
            </w:rPrChange>
          </w:rPr>
          <w:t xml:space="preserve"> -</w:t>
        </w:r>
        <w:r w:rsidRPr="00A84AFB">
          <w:rPr>
            <w:rFonts w:ascii="Times New Roman" w:hAnsi="Times New Roman" w:cs="Times New Roman"/>
            <w:lang w:val="en-GB"/>
            <w:rPrChange w:id="476" w:author="Keil, Johannes (Stud. FPN)" w:date="2025-02-19T16:04:00Z" w16du:dateUtc="2025-02-19T16:04:00Z">
              <w:rPr>
                <w:lang w:val="en-GB"/>
              </w:rPr>
            </w:rPrChange>
          </w:rPr>
          <w:t xml:space="preserve"> keeping the strengths and weaknesses of the methods in mind.</w:t>
        </w:r>
      </w:ins>
    </w:p>
    <w:p w14:paraId="0B69D030" w14:textId="77777777" w:rsidR="0083006F" w:rsidRPr="00A84AFB" w:rsidRDefault="0083006F">
      <w:pPr>
        <w:rPr>
          <w:rFonts w:ascii="Times New Roman" w:hAnsi="Times New Roman" w:cs="Times New Roman"/>
          <w:lang w:val="en-GB"/>
          <w:rPrChange w:id="477" w:author="Keil, Johannes (Stud. FPN)" w:date="2025-02-19T16:04:00Z" w16du:dateUtc="2025-02-19T16:04:00Z">
            <w:rPr/>
          </w:rPrChange>
        </w:rPr>
      </w:pPr>
    </w:p>
    <w:p w14:paraId="00000062" w14:textId="77777777" w:rsidR="001B497F" w:rsidRPr="00A84AFB" w:rsidRDefault="001B497F">
      <w:pPr>
        <w:rPr>
          <w:rFonts w:ascii="Times New Roman" w:hAnsi="Times New Roman" w:cs="Times New Roman"/>
          <w:lang w:val="en-GB"/>
          <w:rPrChange w:id="478" w:author="Keil, Johannes (Stud. FPN)" w:date="2025-02-19T16:04:00Z" w16du:dateUtc="2025-02-19T16:04:00Z">
            <w:rPr/>
          </w:rPrChange>
        </w:rPr>
      </w:pPr>
    </w:p>
    <w:p w14:paraId="00000063" w14:textId="3591E73B" w:rsidR="001B497F" w:rsidRPr="00A84AFB" w:rsidRDefault="00000000">
      <w:pPr>
        <w:rPr>
          <w:rFonts w:ascii="Times New Roman" w:hAnsi="Times New Roman" w:cs="Times New Roman"/>
          <w:lang w:val="en-GB"/>
          <w:rPrChange w:id="479" w:author="Keil, Johannes (Stud. FPN)" w:date="2025-02-19T16:04:00Z" w16du:dateUtc="2025-02-19T16:04:00Z">
            <w:rPr/>
          </w:rPrChange>
        </w:rPr>
      </w:pPr>
      <w:commentRangeStart w:id="480"/>
      <w:commentRangeStart w:id="481"/>
      <w:r w:rsidRPr="00A84AFB">
        <w:rPr>
          <w:rFonts w:ascii="Times New Roman" w:hAnsi="Times New Roman" w:cs="Times New Roman"/>
          <w:b/>
          <w:lang w:val="en-GB"/>
          <w:rPrChange w:id="482" w:author="Keil, Johannes (Stud. FPN)" w:date="2025-02-19T16:04:00Z" w16du:dateUtc="2025-02-19T16:04:00Z">
            <w:rPr>
              <w:b/>
            </w:rPr>
          </w:rPrChange>
        </w:rPr>
        <w:t>H2.1</w:t>
      </w:r>
      <w:commentRangeEnd w:id="480"/>
      <w:r w:rsidR="00AC5AB6" w:rsidRPr="00A84AFB">
        <w:rPr>
          <w:rStyle w:val="CommentReference"/>
          <w:rFonts w:ascii="Times New Roman" w:hAnsi="Times New Roman" w:cs="Times New Roman"/>
          <w:rPrChange w:id="483" w:author="Keil, Johannes (Stud. FPN)" w:date="2025-02-19T16:04:00Z" w16du:dateUtc="2025-02-19T16:04:00Z">
            <w:rPr>
              <w:rStyle w:val="CommentReference"/>
            </w:rPr>
          </w:rPrChange>
        </w:rPr>
        <w:commentReference w:id="480"/>
      </w:r>
      <w:commentRangeEnd w:id="481"/>
      <w:r w:rsidR="00CA50FE" w:rsidRPr="00A84AFB">
        <w:rPr>
          <w:rStyle w:val="CommentReference"/>
          <w:rFonts w:ascii="Times New Roman" w:hAnsi="Times New Roman" w:cs="Times New Roman"/>
          <w:rPrChange w:id="484" w:author="Keil, Johannes (Stud. FPN)" w:date="2025-02-19T16:04:00Z" w16du:dateUtc="2025-02-19T16:04:00Z">
            <w:rPr>
              <w:rStyle w:val="CommentReference"/>
            </w:rPr>
          </w:rPrChange>
        </w:rPr>
        <w:commentReference w:id="481"/>
      </w:r>
      <w:r w:rsidRPr="00A84AFB">
        <w:rPr>
          <w:rFonts w:ascii="Times New Roman" w:hAnsi="Times New Roman" w:cs="Times New Roman"/>
          <w:b/>
          <w:lang w:val="en-GB"/>
          <w:rPrChange w:id="485" w:author="Keil, Johannes (Stud. FPN)" w:date="2025-02-19T16:04:00Z" w16du:dateUtc="2025-02-19T16:04:00Z">
            <w:rPr>
              <w:b/>
            </w:rPr>
          </w:rPrChange>
        </w:rPr>
        <w:t xml:space="preserve">. </w:t>
      </w:r>
      <w:commentRangeStart w:id="486"/>
      <w:r w:rsidRPr="00A84AFB">
        <w:rPr>
          <w:rFonts w:ascii="Times New Roman" w:hAnsi="Times New Roman" w:cs="Times New Roman"/>
          <w:b/>
          <w:lang w:val="en-GB"/>
          <w:rPrChange w:id="487" w:author="Keil, Johannes (Stud. FPN)" w:date="2025-02-19T16:04:00Z" w16du:dateUtc="2025-02-19T16:04:00Z">
            <w:rPr>
              <w:b/>
            </w:rPr>
          </w:rPrChange>
        </w:rPr>
        <w:t xml:space="preserve">Rank difference and reaction time. </w:t>
      </w:r>
      <w:commentRangeEnd w:id="486"/>
      <w:r w:rsidR="00AC5AB6" w:rsidRPr="00A84AFB">
        <w:rPr>
          <w:rStyle w:val="CommentReference"/>
          <w:rFonts w:ascii="Times New Roman" w:hAnsi="Times New Roman" w:cs="Times New Roman"/>
          <w:rPrChange w:id="488" w:author="Keil, Johannes (Stud. FPN)" w:date="2025-02-19T16:04:00Z" w16du:dateUtc="2025-02-19T16:04:00Z">
            <w:rPr>
              <w:rStyle w:val="CommentReference"/>
            </w:rPr>
          </w:rPrChange>
        </w:rPr>
        <w:commentReference w:id="486"/>
      </w:r>
      <w:r w:rsidRPr="00A84AFB">
        <w:rPr>
          <w:rFonts w:ascii="Times New Roman" w:hAnsi="Times New Roman" w:cs="Times New Roman"/>
          <w:lang w:val="en-GB"/>
          <w:rPrChange w:id="489" w:author="Keil, Johannes (Stud. FPN)" w:date="2025-02-19T16:04:00Z" w16du:dateUtc="2025-02-19T16:04:00Z">
            <w:rPr/>
          </w:rPrChange>
        </w:rPr>
        <w:t xml:space="preserve">Next, we will test whether participants respond faster on ‘easier’ trials (i.e., trials with a larger rank difference between items). For this purpose, participant-level ranks will be computed for each item and for each trial the absolute rank difference between the two items will be computed. Log-reaction time will be used to account for skew in reaction time. A two-level linear mixed effects will be used, using rank difference as independent variable, reaction time as dependent variable and participant as a grouping factor. First, a model without random effects will be estimated. Then, random intercepts, and finally random slopes, will be included. Model fit will be compared using log-likelihood tests and the </w:t>
      </w:r>
      <w:proofErr w:type="spellStart"/>
      <w:r w:rsidRPr="00A84AFB">
        <w:rPr>
          <w:rFonts w:ascii="Times New Roman" w:hAnsi="Times New Roman" w:cs="Times New Roman"/>
          <w:lang w:val="en-GB"/>
          <w:rPrChange w:id="490" w:author="Keil, Johannes (Stud. FPN)" w:date="2025-02-19T16:04:00Z" w16du:dateUtc="2025-02-19T16:04:00Z">
            <w:rPr/>
          </w:rPrChange>
        </w:rPr>
        <w:t>Aikaike</w:t>
      </w:r>
      <w:proofErr w:type="spellEnd"/>
      <w:r w:rsidRPr="00A84AFB">
        <w:rPr>
          <w:rFonts w:ascii="Times New Roman" w:hAnsi="Times New Roman" w:cs="Times New Roman"/>
          <w:lang w:val="en-GB"/>
          <w:rPrChange w:id="491" w:author="Keil, Johannes (Stud. FPN)" w:date="2025-02-19T16:04:00Z" w16du:dateUtc="2025-02-19T16:04:00Z">
            <w:rPr/>
          </w:rPrChange>
        </w:rPr>
        <w:t xml:space="preserve"> information criterion.</w:t>
      </w:r>
      <w:ins w:id="492" w:author="Keil, Johannes (Stud. FPN)" w:date="2025-02-19T10:34:00Z" w16du:dateUtc="2025-02-19T10:34:00Z">
        <w:r w:rsidR="00A75AD8" w:rsidRPr="00A84AFB">
          <w:rPr>
            <w:rFonts w:ascii="Times New Roman" w:hAnsi="Times New Roman" w:cs="Times New Roman"/>
            <w:lang w:val="en-GB"/>
            <w:rPrChange w:id="493" w:author="Keil, Johannes (Stud. FPN)" w:date="2025-02-19T16:04:00Z" w16du:dateUtc="2025-02-19T16:04:00Z">
              <w:rPr>
                <w:lang w:val="en-GB"/>
              </w:rPr>
            </w:rPrChange>
          </w:rPr>
          <w:t xml:space="preserve"> The hypothesis will be evaluated by checking the signi</w:t>
        </w:r>
      </w:ins>
      <w:ins w:id="494" w:author="Keil, Johannes (Stud. FPN)" w:date="2025-02-19T10:35:00Z" w16du:dateUtc="2025-02-19T10:35:00Z">
        <w:r w:rsidR="00A75AD8" w:rsidRPr="00A84AFB">
          <w:rPr>
            <w:rFonts w:ascii="Times New Roman" w:hAnsi="Times New Roman" w:cs="Times New Roman"/>
            <w:lang w:val="en-GB"/>
            <w:rPrChange w:id="495" w:author="Keil, Johannes (Stud. FPN)" w:date="2025-02-19T16:04:00Z" w16du:dateUtc="2025-02-19T16:04:00Z">
              <w:rPr>
                <w:lang w:val="en-GB"/>
              </w:rPr>
            </w:rPrChange>
          </w:rPr>
          <w:t xml:space="preserve">ficance of the </w:t>
        </w:r>
        <w:proofErr w:type="spellStart"/>
        <w:r w:rsidR="00A75AD8" w:rsidRPr="00A84AFB">
          <w:rPr>
            <w:rFonts w:ascii="Times New Roman" w:hAnsi="Times New Roman" w:cs="Times New Roman"/>
            <w:lang w:val="en-GB"/>
            <w:rPrChange w:id="496" w:author="Keil, Johannes (Stud. FPN)" w:date="2025-02-19T16:04:00Z" w16du:dateUtc="2025-02-19T16:04:00Z">
              <w:rPr>
                <w:lang w:val="en-GB"/>
              </w:rPr>
            </w:rPrChange>
          </w:rPr>
          <w:t>rank_difference</w:t>
        </w:r>
        <w:proofErr w:type="spellEnd"/>
        <w:r w:rsidR="00A75AD8" w:rsidRPr="00A84AFB">
          <w:rPr>
            <w:rFonts w:ascii="Times New Roman" w:hAnsi="Times New Roman" w:cs="Times New Roman"/>
            <w:lang w:val="en-GB"/>
            <w:rPrChange w:id="497" w:author="Keil, Johannes (Stud. FPN)" w:date="2025-02-19T16:04:00Z" w16du:dateUtc="2025-02-19T16:04:00Z">
              <w:rPr>
                <w:lang w:val="en-GB"/>
              </w:rPr>
            </w:rPrChange>
          </w:rPr>
          <w:t xml:space="preserve"> term.</w:t>
        </w:r>
      </w:ins>
      <w:ins w:id="498" w:author="Keil, Johannes (Stud. FPN)" w:date="2025-02-19T11:26:00Z" w16du:dateUtc="2025-02-19T11:26:00Z">
        <w:r w:rsidR="00630F4F" w:rsidRPr="00A84AFB">
          <w:rPr>
            <w:rFonts w:ascii="Times New Roman" w:hAnsi="Times New Roman" w:cs="Times New Roman"/>
            <w:lang w:val="en-GB"/>
            <w:rPrChange w:id="499" w:author="Keil, Johannes (Stud. FPN)" w:date="2025-02-19T16:04:00Z" w16du:dateUtc="2025-02-19T16:04:00Z">
              <w:rPr>
                <w:lang w:val="en-GB"/>
              </w:rPr>
            </w:rPrChange>
          </w:rPr>
          <w:t xml:space="preserve"> Due to lower missingness, the analysis will be computed </w:t>
        </w:r>
      </w:ins>
      <w:ins w:id="500" w:author="Keil, Johannes (Stud. FPN)" w:date="2025-02-19T11:27:00Z" w16du:dateUtc="2025-02-19T11:27:00Z">
        <w:r w:rsidR="00630F4F" w:rsidRPr="00A84AFB">
          <w:rPr>
            <w:rFonts w:ascii="Times New Roman" w:hAnsi="Times New Roman" w:cs="Times New Roman"/>
            <w:lang w:val="en-GB"/>
            <w:rPrChange w:id="501" w:author="Keil, Johannes (Stud. FPN)" w:date="2025-02-19T16:04:00Z" w16du:dateUtc="2025-02-19T16:04:00Z">
              <w:rPr>
                <w:lang w:val="en-GB"/>
              </w:rPr>
            </w:rPrChange>
          </w:rPr>
          <w:t xml:space="preserve">first </w:t>
        </w:r>
      </w:ins>
      <w:ins w:id="502" w:author="Keil, Johannes (Stud. FPN)" w:date="2025-02-19T11:26:00Z" w16du:dateUtc="2025-02-19T11:26:00Z">
        <w:r w:rsidR="00630F4F" w:rsidRPr="00A84AFB">
          <w:rPr>
            <w:rFonts w:ascii="Times New Roman" w:hAnsi="Times New Roman" w:cs="Times New Roman"/>
            <w:lang w:val="en-GB"/>
            <w:rPrChange w:id="503" w:author="Keil, Johannes (Stud. FPN)" w:date="2025-02-19T16:04:00Z" w16du:dateUtc="2025-02-19T16:04:00Z">
              <w:rPr>
                <w:lang w:val="en-GB"/>
              </w:rPr>
            </w:rPrChange>
          </w:rPr>
          <w:t>on wa</w:t>
        </w:r>
      </w:ins>
      <w:ins w:id="504" w:author="Keil, Johannes (Stud. FPN)" w:date="2025-02-19T11:27:00Z" w16du:dateUtc="2025-02-19T11:27:00Z">
        <w:r w:rsidR="00630F4F" w:rsidRPr="00A84AFB">
          <w:rPr>
            <w:rFonts w:ascii="Times New Roman" w:hAnsi="Times New Roman" w:cs="Times New Roman"/>
            <w:lang w:val="en-GB"/>
            <w:rPrChange w:id="505" w:author="Keil, Johannes (Stud. FPN)" w:date="2025-02-19T16:04:00Z" w16du:dateUtc="2025-02-19T16:04:00Z">
              <w:rPr>
                <w:lang w:val="en-GB"/>
              </w:rPr>
            </w:rPrChange>
          </w:rPr>
          <w:t xml:space="preserve">ve </w:t>
        </w:r>
        <w:proofErr w:type="gramStart"/>
        <w:r w:rsidR="00630F4F" w:rsidRPr="00A84AFB">
          <w:rPr>
            <w:rFonts w:ascii="Times New Roman" w:hAnsi="Times New Roman" w:cs="Times New Roman"/>
            <w:lang w:val="en-GB"/>
            <w:rPrChange w:id="506" w:author="Keil, Johannes (Stud. FPN)" w:date="2025-02-19T16:04:00Z" w16du:dateUtc="2025-02-19T16:04:00Z">
              <w:rPr>
                <w:lang w:val="en-GB"/>
              </w:rPr>
            </w:rPrChange>
          </w:rPr>
          <w:t>1, and</w:t>
        </w:r>
        <w:proofErr w:type="gramEnd"/>
        <w:r w:rsidR="00630F4F" w:rsidRPr="00A84AFB">
          <w:rPr>
            <w:rFonts w:ascii="Times New Roman" w:hAnsi="Times New Roman" w:cs="Times New Roman"/>
            <w:lang w:val="en-GB"/>
            <w:rPrChange w:id="507" w:author="Keil, Johannes (Stud. FPN)" w:date="2025-02-19T16:04:00Z" w16du:dateUtc="2025-02-19T16:04:00Z">
              <w:rPr>
                <w:lang w:val="en-GB"/>
              </w:rPr>
            </w:rPrChange>
          </w:rPr>
          <w:t xml:space="preserve"> then replicated on wave 2.</w:t>
        </w:r>
      </w:ins>
      <w:del w:id="508" w:author="Keil, Johannes (Stud. FPN)" w:date="2025-02-19T11:27:00Z" w16du:dateUtc="2025-02-19T11:27:00Z">
        <w:r w:rsidRPr="00A84AFB" w:rsidDel="00630F4F">
          <w:rPr>
            <w:rFonts w:ascii="Times New Roman" w:hAnsi="Times New Roman" w:cs="Times New Roman"/>
            <w:lang w:val="en-GB"/>
            <w:rPrChange w:id="509" w:author="Keil, Johannes (Stud. FPN)" w:date="2025-02-19T16:04:00Z" w16du:dateUtc="2025-02-19T16:04:00Z">
              <w:rPr/>
            </w:rPrChange>
          </w:rPr>
          <w:delText xml:space="preserve"> </w:delText>
        </w:r>
      </w:del>
      <w:r w:rsidRPr="00A84AFB">
        <w:rPr>
          <w:rFonts w:ascii="Times New Roman" w:hAnsi="Times New Roman" w:cs="Times New Roman"/>
          <w:lang w:val="en-GB"/>
          <w:rPrChange w:id="510" w:author="Keil, Johannes (Stud. FPN)" w:date="2025-02-19T16:04:00Z" w16du:dateUtc="2025-02-19T16:04:00Z">
            <w:rPr/>
          </w:rPrChange>
        </w:rPr>
        <w:t>The maximal model would look as follows in R-style pseudocode:</w:t>
      </w:r>
    </w:p>
    <w:p w14:paraId="00000064" w14:textId="77777777" w:rsidR="001B497F" w:rsidRPr="00A84AFB" w:rsidRDefault="001B497F">
      <w:pPr>
        <w:rPr>
          <w:rFonts w:ascii="Times New Roman" w:hAnsi="Times New Roman" w:cs="Times New Roman"/>
          <w:lang w:val="en-GB"/>
          <w:rPrChange w:id="511" w:author="Keil, Johannes (Stud. FPN)" w:date="2025-02-19T16:04:00Z" w16du:dateUtc="2025-02-19T16:04:00Z">
            <w:rPr/>
          </w:rPrChange>
        </w:rPr>
      </w:pPr>
    </w:p>
    <w:p w14:paraId="00000065" w14:textId="77777777" w:rsidR="001B497F" w:rsidRPr="00A84AFB" w:rsidDel="00630F4F" w:rsidRDefault="00000000">
      <w:pPr>
        <w:numPr>
          <w:ilvl w:val="0"/>
          <w:numId w:val="4"/>
        </w:numPr>
        <w:rPr>
          <w:del w:id="512" w:author="Keil, Johannes (Stud. FPN)" w:date="2025-02-19T11:26:00Z" w16du:dateUtc="2025-02-19T11:26:00Z"/>
          <w:rFonts w:ascii="Times New Roman" w:hAnsi="Times New Roman" w:cs="Times New Roman"/>
          <w:lang w:val="en-GB"/>
          <w:rPrChange w:id="513" w:author="Keil, Johannes (Stud. FPN)" w:date="2025-02-19T16:04:00Z" w16du:dateUtc="2025-02-19T16:04:00Z">
            <w:rPr>
              <w:del w:id="514" w:author="Keil, Johannes (Stud. FPN)" w:date="2025-02-19T11:26:00Z" w16du:dateUtc="2025-02-19T11:26:00Z"/>
            </w:rPr>
          </w:rPrChange>
        </w:rPr>
      </w:pPr>
      <w:proofErr w:type="spellStart"/>
      <w:r w:rsidRPr="00A84AFB">
        <w:rPr>
          <w:rFonts w:ascii="Times New Roman" w:hAnsi="Times New Roman" w:cs="Times New Roman"/>
          <w:lang w:val="en-GB"/>
          <w:rPrChange w:id="515" w:author="Keil, Johannes (Stud. FPN)" w:date="2025-02-19T16:04:00Z" w16du:dateUtc="2025-02-19T16:04:00Z">
            <w:rPr/>
          </w:rPrChange>
        </w:rPr>
        <w:t>Log_rt</w:t>
      </w:r>
      <w:proofErr w:type="spellEnd"/>
      <w:r w:rsidRPr="00A84AFB">
        <w:rPr>
          <w:rFonts w:ascii="Times New Roman" w:hAnsi="Times New Roman" w:cs="Times New Roman"/>
          <w:lang w:val="en-GB"/>
          <w:rPrChange w:id="516" w:author="Keil, Johannes (Stud. FPN)" w:date="2025-02-19T16:04:00Z" w16du:dateUtc="2025-02-19T16:04:00Z">
            <w:rPr/>
          </w:rPrChange>
        </w:rPr>
        <w:t xml:space="preserve"> ~ </w:t>
      </w:r>
      <w:proofErr w:type="spellStart"/>
      <w:r w:rsidRPr="00A84AFB">
        <w:rPr>
          <w:rFonts w:ascii="Times New Roman" w:hAnsi="Times New Roman" w:cs="Times New Roman"/>
          <w:lang w:val="en-GB"/>
          <w:rPrChange w:id="517" w:author="Keil, Johannes (Stud. FPN)" w:date="2025-02-19T16:04:00Z" w16du:dateUtc="2025-02-19T16:04:00Z">
            <w:rPr/>
          </w:rPrChange>
        </w:rPr>
        <w:t>rank_difference</w:t>
      </w:r>
      <w:proofErr w:type="spellEnd"/>
      <w:r w:rsidRPr="00A84AFB">
        <w:rPr>
          <w:rFonts w:ascii="Times New Roman" w:hAnsi="Times New Roman" w:cs="Times New Roman"/>
          <w:lang w:val="en-GB"/>
          <w:rPrChange w:id="518" w:author="Keil, Johannes (Stud. FPN)" w:date="2025-02-19T16:04:00Z" w16du:dateUtc="2025-02-19T16:04:00Z">
            <w:rPr/>
          </w:rPrChange>
        </w:rPr>
        <w:t xml:space="preserve"> + (1 + </w:t>
      </w:r>
      <w:proofErr w:type="spellStart"/>
      <w:r w:rsidRPr="00A84AFB">
        <w:rPr>
          <w:rFonts w:ascii="Times New Roman" w:hAnsi="Times New Roman" w:cs="Times New Roman"/>
          <w:lang w:val="en-GB"/>
          <w:rPrChange w:id="519" w:author="Keil, Johannes (Stud. FPN)" w:date="2025-02-19T16:04:00Z" w16du:dateUtc="2025-02-19T16:04:00Z">
            <w:rPr/>
          </w:rPrChange>
        </w:rPr>
        <w:t>rank_difference</w:t>
      </w:r>
      <w:proofErr w:type="spellEnd"/>
      <w:r w:rsidRPr="00A84AFB">
        <w:rPr>
          <w:rFonts w:ascii="Times New Roman" w:hAnsi="Times New Roman" w:cs="Times New Roman"/>
          <w:lang w:val="en-GB"/>
          <w:rPrChange w:id="520" w:author="Keil, Johannes (Stud. FPN)" w:date="2025-02-19T16:04:00Z" w16du:dateUtc="2025-02-19T16:04:00Z">
            <w:rPr/>
          </w:rPrChange>
        </w:rPr>
        <w:t xml:space="preserve"> | participant)</w:t>
      </w:r>
    </w:p>
    <w:p w14:paraId="00000066" w14:textId="77777777" w:rsidR="001B497F" w:rsidRPr="00A84AFB" w:rsidDel="00630F4F" w:rsidRDefault="001B497F">
      <w:pPr>
        <w:numPr>
          <w:ilvl w:val="0"/>
          <w:numId w:val="4"/>
        </w:numPr>
        <w:rPr>
          <w:del w:id="521" w:author="Keil, Johannes (Stud. FPN)" w:date="2025-02-19T11:26:00Z" w16du:dateUtc="2025-02-19T11:26:00Z"/>
          <w:rFonts w:ascii="Times New Roman" w:hAnsi="Times New Roman" w:cs="Times New Roman"/>
          <w:lang w:val="en-GB"/>
          <w:rPrChange w:id="522" w:author="Keil, Johannes (Stud. FPN)" w:date="2025-02-19T16:04:00Z" w16du:dateUtc="2025-02-19T16:04:00Z">
            <w:rPr>
              <w:del w:id="523" w:author="Keil, Johannes (Stud. FPN)" w:date="2025-02-19T11:26:00Z" w16du:dateUtc="2025-02-19T11:26:00Z"/>
            </w:rPr>
          </w:rPrChange>
        </w:rPr>
        <w:pPrChange w:id="524" w:author="Keil, Johannes (Stud. FPN)" w:date="2025-02-19T11:26:00Z" w16du:dateUtc="2025-02-19T11:26:00Z">
          <w:pPr/>
        </w:pPrChange>
      </w:pPr>
    </w:p>
    <w:p w14:paraId="2A07D7F8" w14:textId="51BC78F7" w:rsidR="00630F4F" w:rsidRPr="00A84AFB" w:rsidRDefault="00630F4F">
      <w:pPr>
        <w:rPr>
          <w:ins w:id="525" w:author="Keil, Johannes (Stud. FPN)" w:date="2025-02-19T11:26:00Z" w16du:dateUtc="2025-02-19T11:26:00Z"/>
          <w:rFonts w:ascii="Times New Roman" w:hAnsi="Times New Roman" w:cs="Times New Roman"/>
          <w:b/>
          <w:lang w:val="en-GB"/>
          <w:rPrChange w:id="526" w:author="Keil, Johannes (Stud. FPN)" w:date="2025-02-19T16:04:00Z" w16du:dateUtc="2025-02-19T16:04:00Z">
            <w:rPr>
              <w:ins w:id="527" w:author="Keil, Johannes (Stud. FPN)" w:date="2025-02-19T11:26:00Z" w16du:dateUtc="2025-02-19T11:26:00Z"/>
              <w:b/>
              <w:lang w:val="en-GB"/>
            </w:rPr>
          </w:rPrChange>
        </w:rPr>
      </w:pPr>
    </w:p>
    <w:p w14:paraId="19FB9C28" w14:textId="77777777" w:rsidR="00630F4F" w:rsidRPr="00A84AFB" w:rsidRDefault="00630F4F">
      <w:pPr>
        <w:rPr>
          <w:ins w:id="528" w:author="Keil, Johannes (Stud. FPN)" w:date="2025-02-19T11:26:00Z" w16du:dateUtc="2025-02-19T11:26:00Z"/>
          <w:rFonts w:ascii="Times New Roman" w:hAnsi="Times New Roman" w:cs="Times New Roman"/>
          <w:b/>
          <w:lang w:val="en-GB"/>
          <w:rPrChange w:id="529" w:author="Keil, Johannes (Stud. FPN)" w:date="2025-02-19T16:04:00Z" w16du:dateUtc="2025-02-19T16:04:00Z">
            <w:rPr>
              <w:ins w:id="530" w:author="Keil, Johannes (Stud. FPN)" w:date="2025-02-19T11:26:00Z" w16du:dateUtc="2025-02-19T11:26:00Z"/>
              <w:b/>
              <w:lang w:val="en-GB"/>
            </w:rPr>
          </w:rPrChange>
        </w:rPr>
      </w:pPr>
    </w:p>
    <w:p w14:paraId="00000067" w14:textId="09F5138C" w:rsidR="001B497F" w:rsidRPr="00A84AFB" w:rsidRDefault="00000000">
      <w:pPr>
        <w:rPr>
          <w:rFonts w:ascii="Times New Roman" w:hAnsi="Times New Roman" w:cs="Times New Roman"/>
          <w:lang w:val="en-GB"/>
          <w:rPrChange w:id="531" w:author="Keil, Johannes (Stud. FPN)" w:date="2025-02-19T16:04:00Z" w16du:dateUtc="2025-02-19T16:04:00Z">
            <w:rPr/>
          </w:rPrChange>
        </w:rPr>
      </w:pPr>
      <w:r w:rsidRPr="00A84AFB">
        <w:rPr>
          <w:rFonts w:ascii="Times New Roman" w:hAnsi="Times New Roman" w:cs="Times New Roman"/>
          <w:b/>
          <w:lang w:val="en-GB"/>
          <w:rPrChange w:id="532" w:author="Keil, Johannes (Stud. FPN)" w:date="2025-02-19T16:04:00Z" w16du:dateUtc="2025-02-19T16:04:00Z">
            <w:rPr>
              <w:b/>
            </w:rPr>
          </w:rPrChange>
        </w:rPr>
        <w:t xml:space="preserve">H2.2. Rank and agreement with Likert items. </w:t>
      </w:r>
      <w:r w:rsidRPr="00A84AFB">
        <w:rPr>
          <w:rFonts w:ascii="Times New Roman" w:hAnsi="Times New Roman" w:cs="Times New Roman"/>
          <w:lang w:val="en-GB"/>
          <w:rPrChange w:id="533" w:author="Keil, Johannes (Stud. FPN)" w:date="2025-02-19T16:04:00Z" w16du:dateUtc="2025-02-19T16:04:00Z">
            <w:rPr/>
          </w:rPrChange>
        </w:rPr>
        <w:t>Due to the special structure of the data, multiple convergent analyses will be run to examine agreement with Likert items.</w:t>
      </w:r>
    </w:p>
    <w:p w14:paraId="00000068" w14:textId="46FBC1A4" w:rsidR="001B497F" w:rsidRPr="00A84AFB" w:rsidRDefault="00000000">
      <w:pPr>
        <w:rPr>
          <w:rFonts w:ascii="Times New Roman" w:hAnsi="Times New Roman" w:cs="Times New Roman"/>
          <w:lang w:val="en-GB"/>
          <w:rPrChange w:id="534" w:author="Keil, Johannes (Stud. FPN)" w:date="2025-02-19T16:04:00Z" w16du:dateUtc="2025-02-19T16:04:00Z">
            <w:rPr/>
          </w:rPrChange>
        </w:rPr>
      </w:pPr>
      <w:r w:rsidRPr="00A84AFB">
        <w:rPr>
          <w:rFonts w:ascii="Times New Roman" w:hAnsi="Times New Roman" w:cs="Times New Roman"/>
          <w:lang w:val="en-GB"/>
          <w:rPrChange w:id="535" w:author="Keil, Johannes (Stud. FPN)" w:date="2025-02-19T16:04:00Z" w16du:dateUtc="2025-02-19T16:04:00Z">
            <w:rPr/>
          </w:rPrChange>
        </w:rPr>
        <w:t>First, only core items will be analysed. Ignoring item-identity, a 2-level linear mixed effects model will be used to predict the number of wins an item has obtained (dependent variable) from the Likert-rating assigned to that item (independent variable). The model will first be fitted without random effects, then inclusion of random intercepts and random slopes will be tested using likelihood ratio tests and the AIC. The maximal model would be</w:t>
      </w:r>
      <w:ins w:id="536" w:author="Keil, Johannes (Stud. FPN)" w:date="2025-02-19T10:35:00Z" w16du:dateUtc="2025-02-19T10:35:00Z">
        <w:r w:rsidR="00A75AD8" w:rsidRPr="00A84AFB">
          <w:rPr>
            <w:rFonts w:ascii="Times New Roman" w:hAnsi="Times New Roman" w:cs="Times New Roman"/>
            <w:lang w:val="en-GB"/>
            <w:rPrChange w:id="537" w:author="Keil, Johannes (Stud. FPN)" w:date="2025-02-19T16:04:00Z" w16du:dateUtc="2025-02-19T16:04:00Z">
              <w:rPr>
                <w:lang w:val="en-GB"/>
              </w:rPr>
            </w:rPrChange>
          </w:rPr>
          <w:t xml:space="preserve"> the following, where our hypothesis is evaluated using the significance of the </w:t>
        </w:r>
        <w:proofErr w:type="spellStart"/>
        <w:r w:rsidR="00A75AD8" w:rsidRPr="00A84AFB">
          <w:rPr>
            <w:rFonts w:ascii="Times New Roman" w:hAnsi="Times New Roman" w:cs="Times New Roman"/>
            <w:lang w:val="en-GB"/>
            <w:rPrChange w:id="538" w:author="Keil, Johannes (Stud. FPN)" w:date="2025-02-19T16:04:00Z" w16du:dateUtc="2025-02-19T16:04:00Z">
              <w:rPr>
                <w:lang w:val="en-GB"/>
              </w:rPr>
            </w:rPrChange>
          </w:rPr>
          <w:t>likert</w:t>
        </w:r>
        <w:proofErr w:type="spellEnd"/>
        <w:r w:rsidR="00A75AD8" w:rsidRPr="00A84AFB">
          <w:rPr>
            <w:rFonts w:ascii="Times New Roman" w:hAnsi="Times New Roman" w:cs="Times New Roman"/>
            <w:lang w:val="en-GB"/>
            <w:rPrChange w:id="539" w:author="Keil, Johannes (Stud. FPN)" w:date="2025-02-19T16:04:00Z" w16du:dateUtc="2025-02-19T16:04:00Z">
              <w:rPr>
                <w:lang w:val="en-GB"/>
              </w:rPr>
            </w:rPrChange>
          </w:rPr>
          <w:t>-agreement term.</w:t>
        </w:r>
      </w:ins>
      <w:del w:id="540" w:author="Keil, Johannes (Stud. FPN)" w:date="2025-02-19T10:35:00Z" w16du:dateUtc="2025-02-19T10:35:00Z">
        <w:r w:rsidRPr="00A84AFB" w:rsidDel="00A75AD8">
          <w:rPr>
            <w:rFonts w:ascii="Times New Roman" w:hAnsi="Times New Roman" w:cs="Times New Roman"/>
            <w:lang w:val="en-GB"/>
            <w:rPrChange w:id="541" w:author="Keil, Johannes (Stud. FPN)" w:date="2025-02-19T16:04:00Z" w16du:dateUtc="2025-02-19T16:04:00Z">
              <w:rPr/>
            </w:rPrChange>
          </w:rPr>
          <w:delText>:</w:delText>
        </w:r>
      </w:del>
    </w:p>
    <w:p w14:paraId="00000069" w14:textId="77777777" w:rsidR="001B497F" w:rsidRPr="00A84AFB" w:rsidRDefault="001B497F">
      <w:pPr>
        <w:rPr>
          <w:rFonts w:ascii="Times New Roman" w:hAnsi="Times New Roman" w:cs="Times New Roman"/>
          <w:lang w:val="en-GB"/>
          <w:rPrChange w:id="542" w:author="Keil, Johannes (Stud. FPN)" w:date="2025-02-19T16:04:00Z" w16du:dateUtc="2025-02-19T16:04:00Z">
            <w:rPr/>
          </w:rPrChange>
        </w:rPr>
      </w:pPr>
    </w:p>
    <w:p w14:paraId="0000006A" w14:textId="77777777" w:rsidR="001B497F" w:rsidRPr="00A84AFB" w:rsidRDefault="00000000">
      <w:pPr>
        <w:numPr>
          <w:ilvl w:val="0"/>
          <w:numId w:val="4"/>
        </w:numPr>
        <w:rPr>
          <w:rFonts w:ascii="Times New Roman" w:hAnsi="Times New Roman" w:cs="Times New Roman"/>
          <w:lang w:val="en-GB"/>
          <w:rPrChange w:id="543" w:author="Keil, Johannes (Stud. FPN)" w:date="2025-02-19T16:04:00Z" w16du:dateUtc="2025-02-19T16:04:00Z">
            <w:rPr/>
          </w:rPrChange>
        </w:rPr>
      </w:pPr>
      <w:proofErr w:type="spellStart"/>
      <w:r w:rsidRPr="00A84AFB">
        <w:rPr>
          <w:rFonts w:ascii="Times New Roman" w:hAnsi="Times New Roman" w:cs="Times New Roman"/>
          <w:lang w:val="en-GB"/>
          <w:rPrChange w:id="544" w:author="Keil, Johannes (Stud. FPN)" w:date="2025-02-19T16:04:00Z" w16du:dateUtc="2025-02-19T16:04:00Z">
            <w:rPr/>
          </w:rPrChange>
        </w:rPr>
        <w:t>n_wins</w:t>
      </w:r>
      <w:proofErr w:type="spellEnd"/>
      <w:r w:rsidRPr="00A84AFB">
        <w:rPr>
          <w:rFonts w:ascii="Times New Roman" w:hAnsi="Times New Roman" w:cs="Times New Roman"/>
          <w:lang w:val="en-GB"/>
          <w:rPrChange w:id="545" w:author="Keil, Johannes (Stud. FPN)" w:date="2025-02-19T16:04:00Z" w16du:dateUtc="2025-02-19T16:04:00Z">
            <w:rPr/>
          </w:rPrChange>
        </w:rPr>
        <w:t xml:space="preserve"> ~ </w:t>
      </w:r>
      <w:proofErr w:type="spellStart"/>
      <w:r w:rsidRPr="00A84AFB">
        <w:rPr>
          <w:rFonts w:ascii="Times New Roman" w:hAnsi="Times New Roman" w:cs="Times New Roman"/>
          <w:lang w:val="en-GB"/>
          <w:rPrChange w:id="546" w:author="Keil, Johannes (Stud. FPN)" w:date="2025-02-19T16:04:00Z" w16du:dateUtc="2025-02-19T16:04:00Z">
            <w:rPr/>
          </w:rPrChange>
        </w:rPr>
        <w:t>likert_agreement</w:t>
      </w:r>
      <w:proofErr w:type="spellEnd"/>
      <w:r w:rsidRPr="00A84AFB">
        <w:rPr>
          <w:rFonts w:ascii="Times New Roman" w:hAnsi="Times New Roman" w:cs="Times New Roman"/>
          <w:lang w:val="en-GB"/>
          <w:rPrChange w:id="547" w:author="Keil, Johannes (Stud. FPN)" w:date="2025-02-19T16:04:00Z" w16du:dateUtc="2025-02-19T16:04:00Z">
            <w:rPr/>
          </w:rPrChange>
        </w:rPr>
        <w:t xml:space="preserve"> + (1 + </w:t>
      </w:r>
      <w:proofErr w:type="spellStart"/>
      <w:r w:rsidRPr="00A84AFB">
        <w:rPr>
          <w:rFonts w:ascii="Times New Roman" w:hAnsi="Times New Roman" w:cs="Times New Roman"/>
          <w:lang w:val="en-GB"/>
          <w:rPrChange w:id="548" w:author="Keil, Johannes (Stud. FPN)" w:date="2025-02-19T16:04:00Z" w16du:dateUtc="2025-02-19T16:04:00Z">
            <w:rPr/>
          </w:rPrChange>
        </w:rPr>
        <w:t>likert_agreement</w:t>
      </w:r>
      <w:proofErr w:type="spellEnd"/>
      <w:r w:rsidRPr="00A84AFB">
        <w:rPr>
          <w:rFonts w:ascii="Times New Roman" w:hAnsi="Times New Roman" w:cs="Times New Roman"/>
          <w:lang w:val="en-GB"/>
          <w:rPrChange w:id="549" w:author="Keil, Johannes (Stud. FPN)" w:date="2025-02-19T16:04:00Z" w16du:dateUtc="2025-02-19T16:04:00Z">
            <w:rPr/>
          </w:rPrChange>
        </w:rPr>
        <w:t xml:space="preserve"> | participant)</w:t>
      </w:r>
    </w:p>
    <w:p w14:paraId="0000006B" w14:textId="77777777" w:rsidR="001B497F" w:rsidRPr="00A84AFB" w:rsidRDefault="001B497F">
      <w:pPr>
        <w:rPr>
          <w:rFonts w:ascii="Times New Roman" w:hAnsi="Times New Roman" w:cs="Times New Roman"/>
          <w:lang w:val="en-GB"/>
          <w:rPrChange w:id="550" w:author="Keil, Johannes (Stud. FPN)" w:date="2025-02-19T16:04:00Z" w16du:dateUtc="2025-02-19T16:04:00Z">
            <w:rPr/>
          </w:rPrChange>
        </w:rPr>
      </w:pPr>
    </w:p>
    <w:p w14:paraId="0000006C" w14:textId="4C49B3C5" w:rsidR="001B497F" w:rsidRPr="00A84AFB" w:rsidRDefault="00000000">
      <w:pPr>
        <w:rPr>
          <w:rFonts w:ascii="Times New Roman" w:hAnsi="Times New Roman" w:cs="Times New Roman"/>
          <w:lang w:val="en-GB"/>
          <w:rPrChange w:id="551" w:author="Keil, Johannes (Stud. FPN)" w:date="2025-02-19T16:04:00Z" w16du:dateUtc="2025-02-19T16:04:00Z">
            <w:rPr/>
          </w:rPrChange>
        </w:rPr>
      </w:pPr>
      <w:r w:rsidRPr="00A84AFB">
        <w:rPr>
          <w:rFonts w:ascii="Times New Roman" w:hAnsi="Times New Roman" w:cs="Times New Roman"/>
          <w:lang w:val="en-GB"/>
          <w:rPrChange w:id="552" w:author="Keil, Johannes (Stud. FPN)" w:date="2025-02-19T16:04:00Z" w16du:dateUtc="2025-02-19T16:04:00Z">
            <w:rPr/>
          </w:rPrChange>
        </w:rPr>
        <w:t xml:space="preserve">However, the raw number of wins </w:t>
      </w:r>
      <w:ins w:id="553" w:author="Keil, Johannes (Stud. FPN)" w:date="2025-02-19T10:36:00Z" w16du:dateUtc="2025-02-19T10:36:00Z">
        <w:r w:rsidR="00A75AD8" w:rsidRPr="00A84AFB">
          <w:rPr>
            <w:rFonts w:ascii="Times New Roman" w:hAnsi="Times New Roman" w:cs="Times New Roman"/>
            <w:lang w:val="en-GB"/>
            <w:rPrChange w:id="554" w:author="Keil, Johannes (Stud. FPN)" w:date="2025-02-19T16:04:00Z" w16du:dateUtc="2025-02-19T16:04:00Z">
              <w:rPr>
                <w:lang w:val="en-GB"/>
              </w:rPr>
            </w:rPrChange>
          </w:rPr>
          <w:t>may be biased in some participants</w:t>
        </w:r>
      </w:ins>
      <w:del w:id="555" w:author="Keil, Johannes (Stud. FPN)" w:date="2025-02-19T10:36:00Z" w16du:dateUtc="2025-02-19T10:36:00Z">
        <w:r w:rsidRPr="00A84AFB" w:rsidDel="00A75AD8">
          <w:rPr>
            <w:rFonts w:ascii="Times New Roman" w:hAnsi="Times New Roman" w:cs="Times New Roman"/>
            <w:lang w:val="en-GB"/>
            <w:rPrChange w:id="556" w:author="Keil, Johannes (Stud. FPN)" w:date="2025-02-19T16:04:00Z" w16du:dateUtc="2025-02-19T16:04:00Z">
              <w:rPr/>
            </w:rPrChange>
          </w:rPr>
          <w:delText>is not an unbiased metric</w:delText>
        </w:r>
      </w:del>
      <w:r w:rsidRPr="00A84AFB">
        <w:rPr>
          <w:rFonts w:ascii="Times New Roman" w:hAnsi="Times New Roman" w:cs="Times New Roman"/>
          <w:lang w:val="en-GB"/>
          <w:rPrChange w:id="557" w:author="Keil, Johannes (Stud. FPN)" w:date="2025-02-19T16:04:00Z" w16du:dateUtc="2025-02-19T16:04:00Z">
            <w:rPr/>
          </w:rPrChange>
        </w:rPr>
        <w:t xml:space="preserve">, since the number of times each item was presented to each participant (and hence the number of opportunities for that item to ‘win’) differed randomly across participants. For this reason, we plan to run an extended Bradley-Terry model (Bradley &amp; Terry, 1952; Firth, 2006) including response to the Likert items as predictors. The Bradley-Terry Model will be coded using the </w:t>
      </w:r>
      <w:r w:rsidRPr="00A84AFB">
        <w:rPr>
          <w:rFonts w:ascii="Times New Roman" w:hAnsi="Times New Roman" w:cs="Times New Roman"/>
          <w:lang w:val="en-GB"/>
          <w:rPrChange w:id="558" w:author="Keil, Johannes (Stud. FPN)" w:date="2025-02-19T16:04:00Z" w16du:dateUtc="2025-02-19T16:04:00Z">
            <w:rPr/>
          </w:rPrChange>
        </w:rPr>
        <w:lastRenderedPageBreak/>
        <w:t>BradleyTerry2 package for R (Turner &amp; Firth, 2012). In the formalism used by Turner &amp; Firth (2012), the logistic model predicting item ability will be represented as follows. Note that the last item will be left out as a reference item. Since the BradleyTerry2 package cannot deal with missingness in judge-level predictors, only core items are considered. This analysis will be conducted on the sum score of frequency, severity and impact.</w:t>
      </w:r>
      <w:ins w:id="559" w:author="Keil, Johannes (Stud. FPN)" w:date="2025-02-19T10:36:00Z" w16du:dateUtc="2025-02-19T10:36:00Z">
        <w:r w:rsidR="00A75AD8" w:rsidRPr="00A84AFB">
          <w:rPr>
            <w:rFonts w:ascii="Times New Roman" w:hAnsi="Times New Roman" w:cs="Times New Roman"/>
            <w:lang w:val="en-GB"/>
            <w:rPrChange w:id="560" w:author="Keil, Johannes (Stud. FPN)" w:date="2025-02-19T16:04:00Z" w16du:dateUtc="2025-02-19T16:04:00Z">
              <w:rPr>
                <w:lang w:val="en-GB"/>
              </w:rPr>
            </w:rPrChange>
          </w:rPr>
          <w:t xml:space="preserve"> The hypothesis would be evaluated separately</w:t>
        </w:r>
      </w:ins>
      <w:ins w:id="561" w:author="Keil, Johannes (Stud. FPN)" w:date="2025-02-19T11:36:00Z" w16du:dateUtc="2025-02-19T11:36:00Z">
        <w:r w:rsidR="00EE16DF" w:rsidRPr="00A84AFB">
          <w:rPr>
            <w:rFonts w:ascii="Times New Roman" w:hAnsi="Times New Roman" w:cs="Times New Roman"/>
            <w:lang w:val="en-GB"/>
            <w:rPrChange w:id="562" w:author="Keil, Johannes (Stud. FPN)" w:date="2025-02-19T16:04:00Z" w16du:dateUtc="2025-02-19T16:04:00Z">
              <w:rPr>
                <w:lang w:val="en-GB"/>
              </w:rPr>
            </w:rPrChange>
          </w:rPr>
          <w:t xml:space="preserve"> for each item</w:t>
        </w:r>
      </w:ins>
      <w:ins w:id="563" w:author="Keil, Johannes (Stud. FPN)" w:date="2025-02-19T10:36:00Z" w16du:dateUtc="2025-02-19T10:36:00Z">
        <w:r w:rsidR="00A75AD8" w:rsidRPr="00A84AFB">
          <w:rPr>
            <w:rFonts w:ascii="Times New Roman" w:hAnsi="Times New Roman" w:cs="Times New Roman"/>
            <w:lang w:val="en-GB"/>
            <w:rPrChange w:id="564" w:author="Keil, Johannes (Stud. FPN)" w:date="2025-02-19T16:04:00Z" w16du:dateUtc="2025-02-19T16:04:00Z">
              <w:rPr>
                <w:lang w:val="en-GB"/>
              </w:rPr>
            </w:rPrChange>
          </w:rPr>
          <w:t xml:space="preserve"> using the</w:t>
        </w:r>
      </w:ins>
      <w:ins w:id="565" w:author="Keil, Johannes (Stud. FPN)" w:date="2025-02-19T11:36:00Z" w16du:dateUtc="2025-02-19T11:36:00Z">
        <w:r w:rsidR="00EE16DF" w:rsidRPr="00A84AFB">
          <w:rPr>
            <w:rFonts w:ascii="Times New Roman" w:hAnsi="Times New Roman" w:cs="Times New Roman"/>
            <w:lang w:val="en-GB"/>
            <w:rPrChange w:id="566" w:author="Keil, Johannes (Stud. FPN)" w:date="2025-02-19T16:04:00Z" w16du:dateUtc="2025-02-19T16:04:00Z">
              <w:rPr>
                <w:lang w:val="en-GB"/>
              </w:rPr>
            </w:rPrChange>
          </w:rPr>
          <w:t xml:space="preserve"> corresponding</w:t>
        </w:r>
      </w:ins>
      <w:ins w:id="567" w:author="Keil, Johannes (Stud. FPN)" w:date="2025-02-19T10:36:00Z" w16du:dateUtc="2025-02-19T10:36:00Z">
        <w:r w:rsidR="00A75AD8" w:rsidRPr="00A84AFB">
          <w:rPr>
            <w:rFonts w:ascii="Times New Roman" w:hAnsi="Times New Roman" w:cs="Times New Roman"/>
            <w:lang w:val="en-GB"/>
            <w:rPrChange w:id="568" w:author="Keil, Johannes (Stud. FPN)" w:date="2025-02-19T16:04:00Z" w16du:dateUtc="2025-02-19T16:04:00Z">
              <w:rPr>
                <w:lang w:val="en-GB"/>
              </w:rPr>
            </w:rPrChange>
          </w:rPr>
          <w:t xml:space="preserve"> interaction term</w:t>
        </w:r>
      </w:ins>
      <w:ins w:id="569" w:author="Keil, Johannes (Stud. FPN)" w:date="2025-02-19T11:36:00Z" w16du:dateUtc="2025-02-19T11:36:00Z">
        <w:r w:rsidR="00EE16DF" w:rsidRPr="00A84AFB">
          <w:rPr>
            <w:rFonts w:ascii="Times New Roman" w:hAnsi="Times New Roman" w:cs="Times New Roman"/>
            <w:lang w:val="en-GB"/>
            <w:rPrChange w:id="570" w:author="Keil, Johannes (Stud. FPN)" w:date="2025-02-19T16:04:00Z" w16du:dateUtc="2025-02-19T16:04:00Z">
              <w:rPr>
                <w:lang w:val="en-GB"/>
              </w:rPr>
            </w:rPrChange>
          </w:rPr>
          <w:t>s</w:t>
        </w:r>
      </w:ins>
      <w:ins w:id="571" w:author="Keil, Johannes (Stud. FPN)" w:date="2025-02-19T10:36:00Z" w16du:dateUtc="2025-02-19T10:36:00Z">
        <w:r w:rsidR="00A75AD8" w:rsidRPr="00A84AFB">
          <w:rPr>
            <w:rFonts w:ascii="Times New Roman" w:hAnsi="Times New Roman" w:cs="Times New Roman"/>
            <w:lang w:val="en-GB"/>
            <w:rPrChange w:id="572" w:author="Keil, Johannes (Stud. FPN)" w:date="2025-02-19T16:04:00Z" w16du:dateUtc="2025-02-19T16:04:00Z">
              <w:rPr>
                <w:lang w:val="en-GB"/>
              </w:rPr>
            </w:rPrChange>
          </w:rPr>
          <w:t>.</w:t>
        </w:r>
      </w:ins>
      <w:ins w:id="573" w:author="Keil, Johannes (Stud. FPN)" w:date="2025-02-19T11:28:00Z" w16du:dateUtc="2025-02-19T11:28:00Z">
        <w:r w:rsidR="00630F4F" w:rsidRPr="00A84AFB">
          <w:rPr>
            <w:rFonts w:ascii="Times New Roman" w:hAnsi="Times New Roman" w:cs="Times New Roman"/>
            <w:lang w:val="en-GB"/>
            <w:rPrChange w:id="574" w:author="Keil, Johannes (Stud. FPN)" w:date="2025-02-19T16:04:00Z" w16du:dateUtc="2025-02-19T16:04:00Z">
              <w:rPr>
                <w:lang w:val="en-GB"/>
              </w:rPr>
            </w:rPrChange>
          </w:rPr>
          <w:t xml:space="preserve"> Due to lower missingness, the analysis will be computed first on wave 1 and then replicated on wave 2.</w:t>
        </w:r>
      </w:ins>
    </w:p>
    <w:p w14:paraId="0000006D" w14:textId="77777777" w:rsidR="001B497F" w:rsidRPr="00A84AFB" w:rsidRDefault="001B497F">
      <w:pPr>
        <w:rPr>
          <w:rFonts w:ascii="Times New Roman" w:hAnsi="Times New Roman" w:cs="Times New Roman"/>
          <w:lang w:val="en-GB"/>
          <w:rPrChange w:id="575" w:author="Keil, Johannes (Stud. FPN)" w:date="2025-02-19T16:04:00Z" w16du:dateUtc="2025-02-19T16:04:00Z">
            <w:rPr/>
          </w:rPrChange>
        </w:rPr>
      </w:pPr>
    </w:p>
    <w:p w14:paraId="0000006E" w14:textId="77777777" w:rsidR="001B497F" w:rsidRPr="00A84AFB" w:rsidRDefault="00000000">
      <w:pPr>
        <w:numPr>
          <w:ilvl w:val="0"/>
          <w:numId w:val="4"/>
        </w:numPr>
        <w:rPr>
          <w:rFonts w:ascii="Times New Roman" w:hAnsi="Times New Roman" w:cs="Times New Roman"/>
          <w:lang w:val="en-GB"/>
          <w:rPrChange w:id="576" w:author="Keil, Johannes (Stud. FPN)" w:date="2025-02-19T16:04:00Z" w16du:dateUtc="2025-02-19T16:04:00Z">
            <w:rPr/>
          </w:rPrChange>
        </w:rPr>
      </w:pPr>
      <w:r w:rsidRPr="00A84AFB">
        <w:rPr>
          <w:rFonts w:ascii="Times New Roman" w:hAnsi="Times New Roman" w:cs="Times New Roman"/>
          <w:lang w:val="en-GB"/>
          <w:rPrChange w:id="577" w:author="Keil, Johannes (Stud. FPN)" w:date="2025-02-19T16:04:00Z" w16du:dateUtc="2025-02-19T16:04:00Z">
            <w:rPr/>
          </w:rPrChange>
        </w:rPr>
        <w:t xml:space="preserve">ability = item + filter1[participant] * item1[..] + filter2[participant] * item2[..] + …. </w:t>
      </w:r>
    </w:p>
    <w:p w14:paraId="0000006F" w14:textId="77777777" w:rsidR="001B497F" w:rsidRPr="00A84AFB" w:rsidRDefault="001B497F">
      <w:pPr>
        <w:rPr>
          <w:rFonts w:ascii="Times New Roman" w:hAnsi="Times New Roman" w:cs="Times New Roman"/>
          <w:lang w:val="en-GB"/>
          <w:rPrChange w:id="578" w:author="Keil, Johannes (Stud. FPN)" w:date="2025-02-19T16:04:00Z" w16du:dateUtc="2025-02-19T16:04:00Z">
            <w:rPr/>
          </w:rPrChange>
        </w:rPr>
      </w:pPr>
    </w:p>
    <w:p w14:paraId="00000070" w14:textId="2D4D3803" w:rsidR="001B497F" w:rsidRPr="00A84AFB" w:rsidRDefault="00000000">
      <w:pPr>
        <w:rPr>
          <w:rFonts w:ascii="Times New Roman" w:hAnsi="Times New Roman" w:cs="Times New Roman"/>
          <w:lang w:val="en-GB"/>
          <w:rPrChange w:id="579" w:author="Keil, Johannes (Stud. FPN)" w:date="2025-02-19T16:04:00Z" w16du:dateUtc="2025-02-19T16:04:00Z">
            <w:rPr/>
          </w:rPrChange>
        </w:rPr>
      </w:pPr>
      <w:r w:rsidRPr="00A84AFB">
        <w:rPr>
          <w:rFonts w:ascii="Times New Roman" w:hAnsi="Times New Roman" w:cs="Times New Roman"/>
          <w:lang w:val="en-GB"/>
          <w:rPrChange w:id="580" w:author="Keil, Johannes (Stud. FPN)" w:date="2025-02-19T16:04:00Z" w16du:dateUtc="2025-02-19T16:04:00Z">
            <w:rPr/>
          </w:rPrChange>
        </w:rPr>
        <w:t>However, more analyses are needed to collect information on all items. In a next step, we will attempt to predict the participant-level rank difference between two items from the difference between the filter items assigned to this participant. The maximal model would look as follows, using the same methods of model comparison as above</w:t>
      </w:r>
      <w:ins w:id="581" w:author="Keil, Johannes (Stud. FPN)" w:date="2025-02-19T11:46:00Z" w16du:dateUtc="2025-02-19T11:46:00Z">
        <w:r w:rsidR="00CF1045" w:rsidRPr="00A84AFB">
          <w:rPr>
            <w:rFonts w:ascii="Times New Roman" w:hAnsi="Times New Roman" w:cs="Times New Roman"/>
            <w:lang w:val="en-GB"/>
            <w:rPrChange w:id="582" w:author="Keil, Johannes (Stud. FPN)" w:date="2025-02-19T16:04:00Z" w16du:dateUtc="2025-02-19T16:04:00Z">
              <w:rPr>
                <w:lang w:val="en-GB"/>
              </w:rPr>
            </w:rPrChange>
          </w:rPr>
          <w:t xml:space="preserve">. Again, we would test the hypothesis by testing the significance of the </w:t>
        </w:r>
        <w:proofErr w:type="spellStart"/>
        <w:r w:rsidR="00CF1045" w:rsidRPr="00A84AFB">
          <w:rPr>
            <w:rFonts w:ascii="Times New Roman" w:hAnsi="Times New Roman" w:cs="Times New Roman"/>
            <w:lang w:val="en-GB"/>
            <w:rPrChange w:id="583" w:author="Keil, Johannes (Stud. FPN)" w:date="2025-02-19T16:04:00Z" w16du:dateUtc="2025-02-19T16:04:00Z">
              <w:rPr>
                <w:lang w:val="en-GB"/>
              </w:rPr>
            </w:rPrChange>
          </w:rPr>
          <w:t>likert_difference</w:t>
        </w:r>
        <w:proofErr w:type="spellEnd"/>
        <w:r w:rsidR="00CF1045" w:rsidRPr="00A84AFB">
          <w:rPr>
            <w:rFonts w:ascii="Times New Roman" w:hAnsi="Times New Roman" w:cs="Times New Roman"/>
            <w:lang w:val="en-GB"/>
            <w:rPrChange w:id="584" w:author="Keil, Johannes (Stud. FPN)" w:date="2025-02-19T16:04:00Z" w16du:dateUtc="2025-02-19T16:04:00Z">
              <w:rPr>
                <w:lang w:val="en-GB"/>
              </w:rPr>
            </w:rPrChange>
          </w:rPr>
          <w:t xml:space="preserve"> parameter</w:t>
        </w:r>
      </w:ins>
      <w:del w:id="585" w:author="Keil, Johannes (Stud. FPN)" w:date="2025-02-19T11:45:00Z" w16du:dateUtc="2025-02-19T11:45:00Z">
        <w:r w:rsidRPr="00A84AFB" w:rsidDel="00CF1045">
          <w:rPr>
            <w:rFonts w:ascii="Times New Roman" w:hAnsi="Times New Roman" w:cs="Times New Roman"/>
            <w:lang w:val="en-GB"/>
            <w:rPrChange w:id="586" w:author="Keil, Johannes (Stud. FPN)" w:date="2025-02-19T16:04:00Z" w16du:dateUtc="2025-02-19T16:04:00Z">
              <w:rPr/>
            </w:rPrChange>
          </w:rPr>
          <w:delText>:</w:delText>
        </w:r>
      </w:del>
    </w:p>
    <w:p w14:paraId="00000071" w14:textId="77777777" w:rsidR="001B497F" w:rsidRPr="00A84AFB" w:rsidRDefault="001B497F">
      <w:pPr>
        <w:rPr>
          <w:rFonts w:ascii="Times New Roman" w:hAnsi="Times New Roman" w:cs="Times New Roman"/>
          <w:lang w:val="en-GB"/>
          <w:rPrChange w:id="587" w:author="Keil, Johannes (Stud. FPN)" w:date="2025-02-19T16:04:00Z" w16du:dateUtc="2025-02-19T16:04:00Z">
            <w:rPr/>
          </w:rPrChange>
        </w:rPr>
      </w:pPr>
    </w:p>
    <w:p w14:paraId="7769BD41" w14:textId="0E663BA9" w:rsidR="00EE16DF" w:rsidRPr="00A84AFB" w:rsidRDefault="00000000" w:rsidP="00EE16DF">
      <w:pPr>
        <w:numPr>
          <w:ilvl w:val="0"/>
          <w:numId w:val="4"/>
        </w:numPr>
        <w:rPr>
          <w:ins w:id="588" w:author="Keil, Johannes (Stud. FPN)" w:date="2025-02-19T11:37:00Z" w16du:dateUtc="2025-02-19T11:37:00Z"/>
          <w:rFonts w:ascii="Times New Roman" w:hAnsi="Times New Roman" w:cs="Times New Roman"/>
          <w:lang w:val="en-GB"/>
          <w:rPrChange w:id="589" w:author="Keil, Johannes (Stud. FPN)" w:date="2025-02-19T16:04:00Z" w16du:dateUtc="2025-02-19T16:04:00Z">
            <w:rPr>
              <w:ins w:id="590" w:author="Keil, Johannes (Stud. FPN)" w:date="2025-02-19T11:37:00Z" w16du:dateUtc="2025-02-19T11:37:00Z"/>
              <w:lang w:val="en-GB"/>
            </w:rPr>
          </w:rPrChange>
        </w:rPr>
      </w:pPr>
      <w:proofErr w:type="spellStart"/>
      <w:r w:rsidRPr="00A84AFB">
        <w:rPr>
          <w:rFonts w:ascii="Times New Roman" w:hAnsi="Times New Roman" w:cs="Times New Roman"/>
          <w:lang w:val="en-GB"/>
          <w:rPrChange w:id="591" w:author="Keil, Johannes (Stud. FPN)" w:date="2025-02-19T16:04:00Z" w16du:dateUtc="2025-02-19T16:04:00Z">
            <w:rPr/>
          </w:rPrChange>
        </w:rPr>
        <w:t>rank_difference</w:t>
      </w:r>
      <w:proofErr w:type="spellEnd"/>
      <w:r w:rsidRPr="00A84AFB">
        <w:rPr>
          <w:rFonts w:ascii="Times New Roman" w:hAnsi="Times New Roman" w:cs="Times New Roman"/>
          <w:lang w:val="en-GB"/>
          <w:rPrChange w:id="592" w:author="Keil, Johannes (Stud. FPN)" w:date="2025-02-19T16:04:00Z" w16du:dateUtc="2025-02-19T16:04:00Z">
            <w:rPr/>
          </w:rPrChange>
        </w:rPr>
        <w:t xml:space="preserve"> ~ </w:t>
      </w:r>
      <w:proofErr w:type="spellStart"/>
      <w:r w:rsidRPr="00A84AFB">
        <w:rPr>
          <w:rFonts w:ascii="Times New Roman" w:hAnsi="Times New Roman" w:cs="Times New Roman"/>
          <w:lang w:val="en-GB"/>
          <w:rPrChange w:id="593" w:author="Keil, Johannes (Stud. FPN)" w:date="2025-02-19T16:04:00Z" w16du:dateUtc="2025-02-19T16:04:00Z">
            <w:rPr/>
          </w:rPrChange>
        </w:rPr>
        <w:t>likert_difference</w:t>
      </w:r>
      <w:proofErr w:type="spellEnd"/>
      <w:r w:rsidRPr="00A84AFB">
        <w:rPr>
          <w:rFonts w:ascii="Times New Roman" w:hAnsi="Times New Roman" w:cs="Times New Roman"/>
          <w:lang w:val="en-GB"/>
          <w:rPrChange w:id="594" w:author="Keil, Johannes (Stud. FPN)" w:date="2025-02-19T16:04:00Z" w16du:dateUtc="2025-02-19T16:04:00Z">
            <w:rPr/>
          </w:rPrChange>
        </w:rPr>
        <w:t xml:space="preserve"> + (1 + </w:t>
      </w:r>
      <w:proofErr w:type="spellStart"/>
      <w:r w:rsidRPr="00A84AFB">
        <w:rPr>
          <w:rFonts w:ascii="Times New Roman" w:hAnsi="Times New Roman" w:cs="Times New Roman"/>
          <w:lang w:val="en-GB"/>
          <w:rPrChange w:id="595" w:author="Keil, Johannes (Stud. FPN)" w:date="2025-02-19T16:04:00Z" w16du:dateUtc="2025-02-19T16:04:00Z">
            <w:rPr/>
          </w:rPrChange>
        </w:rPr>
        <w:t>filter_difference</w:t>
      </w:r>
      <w:proofErr w:type="spellEnd"/>
      <w:r w:rsidRPr="00A84AFB">
        <w:rPr>
          <w:rFonts w:ascii="Times New Roman" w:hAnsi="Times New Roman" w:cs="Times New Roman"/>
          <w:lang w:val="en-GB"/>
          <w:rPrChange w:id="596" w:author="Keil, Johannes (Stud. FPN)" w:date="2025-02-19T16:04:00Z" w16du:dateUtc="2025-02-19T16:04:00Z">
            <w:rPr/>
          </w:rPrChange>
        </w:rPr>
        <w:t xml:space="preserve"> | participant)</w:t>
      </w:r>
    </w:p>
    <w:p w14:paraId="5895DEEA" w14:textId="77777777" w:rsidR="00EE16DF" w:rsidRPr="00A84AFB" w:rsidRDefault="00EE16DF" w:rsidP="00EE16DF">
      <w:pPr>
        <w:rPr>
          <w:ins w:id="597" w:author="Keil, Johannes (Stud. FPN)" w:date="2025-02-19T11:37:00Z" w16du:dateUtc="2025-02-19T11:37:00Z"/>
          <w:rFonts w:ascii="Times New Roman" w:hAnsi="Times New Roman" w:cs="Times New Roman"/>
          <w:lang w:val="en-GB"/>
          <w:rPrChange w:id="598" w:author="Keil, Johannes (Stud. FPN)" w:date="2025-02-19T16:04:00Z" w16du:dateUtc="2025-02-19T16:04:00Z">
            <w:rPr>
              <w:ins w:id="599" w:author="Keil, Johannes (Stud. FPN)" w:date="2025-02-19T11:37:00Z" w16du:dateUtc="2025-02-19T11:37:00Z"/>
              <w:lang w:val="en-GB"/>
            </w:rPr>
          </w:rPrChange>
        </w:rPr>
      </w:pPr>
    </w:p>
    <w:p w14:paraId="1449583F" w14:textId="0FCE3B51" w:rsidR="00EE16DF" w:rsidRPr="00A84AFB" w:rsidRDefault="00EE16DF">
      <w:pPr>
        <w:rPr>
          <w:rFonts w:ascii="Times New Roman" w:hAnsi="Times New Roman" w:cs="Times New Roman"/>
          <w:lang w:val="en-GB"/>
          <w:rPrChange w:id="600" w:author="Keil, Johannes (Stud. FPN)" w:date="2025-02-19T16:04:00Z" w16du:dateUtc="2025-02-19T16:04:00Z">
            <w:rPr/>
          </w:rPrChange>
        </w:rPr>
        <w:pPrChange w:id="601" w:author="Keil, Johannes (Stud. FPN)" w:date="2025-02-19T11:37:00Z" w16du:dateUtc="2025-02-19T11:37:00Z">
          <w:pPr>
            <w:numPr>
              <w:numId w:val="4"/>
            </w:numPr>
            <w:ind w:left="720" w:hanging="360"/>
          </w:pPr>
        </w:pPrChange>
      </w:pPr>
      <w:ins w:id="602" w:author="Keil, Johannes (Stud. FPN)" w:date="2025-02-19T11:38:00Z" w16du:dateUtc="2025-02-19T11:38:00Z">
        <w:r w:rsidRPr="00A84AFB">
          <w:rPr>
            <w:rFonts w:ascii="Times New Roman" w:hAnsi="Times New Roman" w:cs="Times New Roman"/>
            <w:lang w:val="en-GB"/>
            <w:rPrChange w:id="603" w:author="Keil, Johannes (Stud. FPN)" w:date="2025-02-19T16:04:00Z" w16du:dateUtc="2025-02-19T16:04:00Z">
              <w:rPr>
                <w:lang w:val="en-GB"/>
              </w:rPr>
            </w:rPrChange>
          </w:rPr>
          <w:t>Here, we use complementary analyses with complementary we</w:t>
        </w:r>
      </w:ins>
      <w:ins w:id="604" w:author="Keil, Johannes (Stud. FPN)" w:date="2025-02-19T11:39:00Z" w16du:dateUtc="2025-02-19T11:39:00Z">
        <w:r w:rsidRPr="00A84AFB">
          <w:rPr>
            <w:rFonts w:ascii="Times New Roman" w:hAnsi="Times New Roman" w:cs="Times New Roman"/>
            <w:lang w:val="en-GB"/>
            <w:rPrChange w:id="605" w:author="Keil, Johannes (Stud. FPN)" w:date="2025-02-19T16:04:00Z" w16du:dateUtc="2025-02-19T16:04:00Z">
              <w:rPr>
                <w:lang w:val="en-GB"/>
              </w:rPr>
            </w:rPrChange>
          </w:rPr>
          <w:t>aknesses</w:t>
        </w:r>
      </w:ins>
      <w:ins w:id="606" w:author="Keil, Johannes (Stud. FPN)" w:date="2025-02-19T15:55:00Z" w16du:dateUtc="2025-02-19T15:55:00Z">
        <w:r w:rsidR="0083006F" w:rsidRPr="00A84AFB">
          <w:rPr>
            <w:rFonts w:ascii="Times New Roman" w:hAnsi="Times New Roman" w:cs="Times New Roman"/>
            <w:lang w:val="en-GB"/>
            <w:rPrChange w:id="607" w:author="Keil, Johannes (Stud. FPN)" w:date="2025-02-19T16:04:00Z" w16du:dateUtc="2025-02-19T16:04:00Z">
              <w:rPr>
                <w:lang w:val="en-GB"/>
              </w:rPr>
            </w:rPrChange>
          </w:rPr>
          <w:t>. For this reason, we will interpret sub-analyses separately, and investigate reasons for any discre</w:t>
        </w:r>
      </w:ins>
      <w:ins w:id="608" w:author="Keil, Johannes (Stud. FPN)" w:date="2025-02-19T15:56:00Z" w16du:dateUtc="2025-02-19T15:56:00Z">
        <w:r w:rsidR="0083006F" w:rsidRPr="00A84AFB">
          <w:rPr>
            <w:rFonts w:ascii="Times New Roman" w:hAnsi="Times New Roman" w:cs="Times New Roman"/>
            <w:lang w:val="en-GB"/>
            <w:rPrChange w:id="609" w:author="Keil, Johannes (Stud. FPN)" w:date="2025-02-19T16:04:00Z" w16du:dateUtc="2025-02-19T16:04:00Z">
              <w:rPr>
                <w:lang w:val="en-GB"/>
              </w:rPr>
            </w:rPrChange>
          </w:rPr>
          <w:t>pancies</w:t>
        </w:r>
      </w:ins>
      <w:ins w:id="610" w:author="Keil, Johannes (Stud. FPN)" w:date="2025-02-19T16:00:00Z" w16du:dateUtc="2025-02-19T16:00:00Z">
        <w:r w:rsidR="0083006F" w:rsidRPr="00A84AFB">
          <w:rPr>
            <w:rFonts w:ascii="Times New Roman" w:hAnsi="Times New Roman" w:cs="Times New Roman"/>
            <w:lang w:val="en-GB"/>
            <w:rPrChange w:id="611" w:author="Keil, Johannes (Stud. FPN)" w:date="2025-02-19T16:04:00Z" w16du:dateUtc="2025-02-19T16:04:00Z">
              <w:rPr>
                <w:lang w:val="en-GB"/>
              </w:rPr>
            </w:rPrChange>
          </w:rPr>
          <w:t xml:space="preserve">, </w:t>
        </w:r>
      </w:ins>
      <w:ins w:id="612" w:author="Keil, Johannes (Stud. FPN)" w:date="2025-02-19T15:56:00Z" w16du:dateUtc="2025-02-19T15:56:00Z">
        <w:r w:rsidR="0083006F" w:rsidRPr="00A84AFB">
          <w:rPr>
            <w:rFonts w:ascii="Times New Roman" w:hAnsi="Times New Roman" w:cs="Times New Roman"/>
            <w:lang w:val="en-GB"/>
            <w:rPrChange w:id="613" w:author="Keil, Johannes (Stud. FPN)" w:date="2025-02-19T16:04:00Z" w16du:dateUtc="2025-02-19T16:04:00Z">
              <w:rPr>
                <w:lang w:val="en-GB"/>
              </w:rPr>
            </w:rPrChange>
          </w:rPr>
          <w:t>keeping the strengths and weaknesses of the methods in mind.</w:t>
        </w:r>
      </w:ins>
    </w:p>
    <w:p w14:paraId="00000073" w14:textId="77777777" w:rsidR="001B497F" w:rsidRPr="00A84AFB" w:rsidRDefault="001B497F">
      <w:pPr>
        <w:rPr>
          <w:rFonts w:ascii="Times New Roman" w:hAnsi="Times New Roman" w:cs="Times New Roman"/>
          <w:lang w:val="en-GB"/>
          <w:rPrChange w:id="614" w:author="Keil, Johannes (Stud. FPN)" w:date="2025-02-19T16:04:00Z" w16du:dateUtc="2025-02-19T16:04:00Z">
            <w:rPr/>
          </w:rPrChange>
        </w:rPr>
      </w:pPr>
    </w:p>
    <w:p w14:paraId="00000074" w14:textId="77777777" w:rsidR="001B497F" w:rsidRPr="00A84AFB" w:rsidRDefault="00000000">
      <w:pPr>
        <w:rPr>
          <w:rFonts w:ascii="Times New Roman" w:hAnsi="Times New Roman" w:cs="Times New Roman"/>
          <w:lang w:val="en-GB"/>
          <w:rPrChange w:id="615" w:author="Keil, Johannes (Stud. FPN)" w:date="2025-02-19T16:04:00Z" w16du:dateUtc="2025-02-19T16:04:00Z">
            <w:rPr/>
          </w:rPrChange>
        </w:rPr>
      </w:pPr>
      <w:r w:rsidRPr="00A84AFB">
        <w:rPr>
          <w:rFonts w:ascii="Times New Roman" w:hAnsi="Times New Roman" w:cs="Times New Roman"/>
          <w:b/>
          <w:lang w:val="en-GB"/>
          <w:rPrChange w:id="616" w:author="Keil, Johannes (Stud. FPN)" w:date="2025-02-19T16:04:00Z" w16du:dateUtc="2025-02-19T16:04:00Z">
            <w:rPr>
              <w:b/>
            </w:rPr>
          </w:rPrChange>
        </w:rPr>
        <w:t xml:space="preserve">H3. Uniqueness of preference. </w:t>
      </w:r>
      <w:r w:rsidRPr="00A84AFB">
        <w:rPr>
          <w:rFonts w:ascii="Times New Roman" w:hAnsi="Times New Roman" w:cs="Times New Roman"/>
          <w:lang w:val="en-GB"/>
          <w:rPrChange w:id="617" w:author="Keil, Johannes (Stud. FPN)" w:date="2025-02-19T16:04:00Z" w16du:dateUtc="2025-02-19T16:04:00Z">
            <w:rPr/>
          </w:rPrChange>
        </w:rPr>
        <w:t>We want to examine the extent to which participants’ preference profiles were unique. This was achieved in two ways.</w:t>
      </w:r>
    </w:p>
    <w:p w14:paraId="00000075" w14:textId="2E290CF4" w:rsidR="001B497F" w:rsidRPr="00A84AFB" w:rsidRDefault="00000000">
      <w:pPr>
        <w:rPr>
          <w:rFonts w:ascii="Times New Roman" w:hAnsi="Times New Roman" w:cs="Times New Roman"/>
          <w:lang w:val="en-GB"/>
          <w:rPrChange w:id="618" w:author="Keil, Johannes (Stud. FPN)" w:date="2025-02-19T16:04:00Z" w16du:dateUtc="2025-02-19T16:04:00Z">
            <w:rPr/>
          </w:rPrChange>
        </w:rPr>
      </w:pPr>
      <w:r w:rsidRPr="00A84AFB">
        <w:rPr>
          <w:rFonts w:ascii="Times New Roman" w:hAnsi="Times New Roman" w:cs="Times New Roman"/>
          <w:lang w:val="en-GB"/>
          <w:rPrChange w:id="619" w:author="Keil, Johannes (Stud. FPN)" w:date="2025-02-19T16:04:00Z" w16du:dateUtc="2025-02-19T16:04:00Z">
            <w:rPr/>
          </w:rPrChange>
        </w:rPr>
        <w:t>First, for the core symptoms, we randomly group participants into pairs. Then, Aitchison’s distance will be computed between the participant-level rankings of all symptoms shared between the two participants. Recall that an Aitchison’s distance of 0 is equivalent to identity. For this reason, testing whether Aitchison’s distance between two distributions is larger than 0 is equivalent to testing the null hypothesis that the two distributions are the same. We will collect the Aitchison’s distance for each of the couples. Next, an independent-samples t-test or non-parametric equivalent will be conducted to test whether the mean Aitchison’s distance between the pairs is larger than 0.</w:t>
      </w:r>
      <w:ins w:id="620" w:author="Keil, Johannes (Stud. FPN)" w:date="2025-02-19T11:29:00Z" w16du:dateUtc="2025-02-19T11:29:00Z">
        <w:r w:rsidR="00630F4F" w:rsidRPr="00A84AFB">
          <w:rPr>
            <w:rFonts w:ascii="Times New Roman" w:hAnsi="Times New Roman" w:cs="Times New Roman"/>
            <w:lang w:val="en-GB"/>
            <w:rPrChange w:id="621" w:author="Keil, Johannes (Stud. FPN)" w:date="2025-02-19T16:04:00Z" w16du:dateUtc="2025-02-19T16:04:00Z">
              <w:rPr>
                <w:lang w:val="en-GB"/>
              </w:rPr>
            </w:rPrChange>
          </w:rPr>
          <w:t xml:space="preserve"> Due to lower missingness, the analysis will be computed first on wave </w:t>
        </w:r>
        <w:proofErr w:type="gramStart"/>
        <w:r w:rsidR="00630F4F" w:rsidRPr="00A84AFB">
          <w:rPr>
            <w:rFonts w:ascii="Times New Roman" w:hAnsi="Times New Roman" w:cs="Times New Roman"/>
            <w:lang w:val="en-GB"/>
            <w:rPrChange w:id="622" w:author="Keil, Johannes (Stud. FPN)" w:date="2025-02-19T16:04:00Z" w16du:dateUtc="2025-02-19T16:04:00Z">
              <w:rPr>
                <w:lang w:val="en-GB"/>
              </w:rPr>
            </w:rPrChange>
          </w:rPr>
          <w:t>1, and</w:t>
        </w:r>
        <w:proofErr w:type="gramEnd"/>
        <w:r w:rsidR="00630F4F" w:rsidRPr="00A84AFB">
          <w:rPr>
            <w:rFonts w:ascii="Times New Roman" w:hAnsi="Times New Roman" w:cs="Times New Roman"/>
            <w:lang w:val="en-GB"/>
            <w:rPrChange w:id="623" w:author="Keil, Johannes (Stud. FPN)" w:date="2025-02-19T16:04:00Z" w16du:dateUtc="2025-02-19T16:04:00Z">
              <w:rPr>
                <w:lang w:val="en-GB"/>
              </w:rPr>
            </w:rPrChange>
          </w:rPr>
          <w:t xml:space="preserve"> then replicated on wave 2.</w:t>
        </w:r>
      </w:ins>
    </w:p>
    <w:p w14:paraId="00000076" w14:textId="280D9916" w:rsidR="001B497F" w:rsidRPr="00A84AFB" w:rsidRDefault="00000000">
      <w:pPr>
        <w:rPr>
          <w:rFonts w:ascii="Times New Roman" w:hAnsi="Times New Roman" w:cs="Times New Roman"/>
          <w:lang w:val="en-GB"/>
          <w:rPrChange w:id="624" w:author="Keil, Johannes (Stud. FPN)" w:date="2025-02-19T16:04:00Z" w16du:dateUtc="2025-02-19T16:04:00Z">
            <w:rPr/>
          </w:rPrChange>
        </w:rPr>
      </w:pPr>
      <w:r w:rsidRPr="00A84AFB">
        <w:rPr>
          <w:rFonts w:ascii="Times New Roman" w:hAnsi="Times New Roman" w:cs="Times New Roman"/>
          <w:lang w:val="en-GB"/>
          <w:rPrChange w:id="625" w:author="Keil, Johannes (Stud. FPN)" w:date="2025-02-19T16:04:00Z" w16du:dateUtc="2025-02-19T16:04:00Z">
            <w:rPr/>
          </w:rPrChange>
        </w:rPr>
        <w:t xml:space="preserve">Second, for the full </w:t>
      </w:r>
      <w:proofErr w:type="gramStart"/>
      <w:r w:rsidRPr="00A84AFB">
        <w:rPr>
          <w:rFonts w:ascii="Times New Roman" w:hAnsi="Times New Roman" w:cs="Times New Roman"/>
          <w:lang w:val="en-GB"/>
          <w:rPrChange w:id="626" w:author="Keil, Johannes (Stud. FPN)" w:date="2025-02-19T16:04:00Z" w16du:dateUtc="2025-02-19T16:04:00Z">
            <w:rPr/>
          </w:rPrChange>
        </w:rPr>
        <w:t>data-set</w:t>
      </w:r>
      <w:proofErr w:type="gramEnd"/>
      <w:r w:rsidRPr="00A84AFB">
        <w:rPr>
          <w:rFonts w:ascii="Times New Roman" w:hAnsi="Times New Roman" w:cs="Times New Roman"/>
          <w:lang w:val="en-GB"/>
          <w:rPrChange w:id="627" w:author="Keil, Johannes (Stud. FPN)" w:date="2025-02-19T16:04:00Z" w16du:dateUtc="2025-02-19T16:04:00Z">
            <w:rPr/>
          </w:rPrChange>
        </w:rPr>
        <w:t xml:space="preserve">, we will proceed by visual examination of bar-plots showing the number of wins individual participants have assigned across </w:t>
      </w:r>
      <w:proofErr w:type="spellStart"/>
      <w:r w:rsidRPr="00A84AFB">
        <w:rPr>
          <w:rFonts w:ascii="Times New Roman" w:hAnsi="Times New Roman" w:cs="Times New Roman"/>
          <w:lang w:val="en-GB"/>
          <w:rPrChange w:id="628" w:author="Keil, Johannes (Stud. FPN)" w:date="2025-02-19T16:04:00Z" w16du:dateUtc="2025-02-19T16:04:00Z">
            <w:rPr/>
          </w:rPrChange>
        </w:rPr>
        <w:t>items</w:t>
      </w:r>
      <w:del w:id="629" w:author="Keil, Johannes (Stud. FPN)" w:date="2025-02-19T11:29:00Z" w16du:dateUtc="2025-02-19T11:29:00Z">
        <w:r w:rsidRPr="00A84AFB" w:rsidDel="00630F4F">
          <w:rPr>
            <w:rFonts w:ascii="Times New Roman" w:hAnsi="Times New Roman" w:cs="Times New Roman"/>
            <w:lang w:val="en-GB"/>
            <w:rPrChange w:id="630" w:author="Keil, Johannes (Stud. FPN)" w:date="2025-02-19T16:04:00Z" w16du:dateUtc="2025-02-19T16:04:00Z">
              <w:rPr/>
            </w:rPrChange>
          </w:rPr>
          <w:delText xml:space="preserve">. </w:delText>
        </w:r>
      </w:del>
      <w:r w:rsidRPr="00A84AFB">
        <w:rPr>
          <w:rFonts w:ascii="Times New Roman" w:hAnsi="Times New Roman" w:cs="Times New Roman"/>
          <w:lang w:val="en-GB"/>
          <w:rPrChange w:id="631" w:author="Keil, Johannes (Stud. FPN)" w:date="2025-02-19T16:04:00Z" w16du:dateUtc="2025-02-19T16:04:00Z">
            <w:rPr/>
          </w:rPrChange>
        </w:rPr>
        <w:t>An</w:t>
      </w:r>
      <w:proofErr w:type="spellEnd"/>
      <w:r w:rsidRPr="00A84AFB">
        <w:rPr>
          <w:rFonts w:ascii="Times New Roman" w:hAnsi="Times New Roman" w:cs="Times New Roman"/>
          <w:lang w:val="en-GB"/>
          <w:rPrChange w:id="632" w:author="Keil, Johannes (Stud. FPN)" w:date="2025-02-19T16:04:00Z" w16du:dateUtc="2025-02-19T16:04:00Z">
            <w:rPr/>
          </w:rPrChange>
        </w:rPr>
        <w:t xml:space="preserve"> amount of meaningful variation in preference pattern between participants, as judged by the authors, will be taken as evidence that participants’ preference profiles do differ. Upon publication, the corresponding plots will be offered to the reader for their own judgement. To avoid selection bias, the set of participants destined to be plotted in case of publication will be determined pseudo-randomly.</w:t>
      </w:r>
      <w:ins w:id="633" w:author="Keil, Johannes (Stud. FPN)" w:date="2025-02-19T11:28:00Z" w16du:dateUtc="2025-02-19T11:28:00Z">
        <w:r w:rsidR="00630F4F" w:rsidRPr="00A84AFB">
          <w:rPr>
            <w:rFonts w:ascii="Times New Roman" w:hAnsi="Times New Roman" w:cs="Times New Roman"/>
            <w:lang w:val="en-GB"/>
            <w:rPrChange w:id="634" w:author="Keil, Johannes (Stud. FPN)" w:date="2025-02-19T16:04:00Z" w16du:dateUtc="2025-02-19T16:04:00Z">
              <w:rPr>
                <w:lang w:val="en-GB"/>
              </w:rPr>
            </w:rPrChange>
          </w:rPr>
          <w:t xml:space="preserve"> </w:t>
        </w:r>
      </w:ins>
      <w:ins w:id="635" w:author="Keil, Johannes (Stud. FPN)" w:date="2025-02-19T11:29:00Z" w16du:dateUtc="2025-02-19T11:29:00Z">
        <w:r w:rsidR="00630F4F" w:rsidRPr="00A84AFB">
          <w:rPr>
            <w:rFonts w:ascii="Times New Roman" w:hAnsi="Times New Roman" w:cs="Times New Roman"/>
            <w:lang w:val="en-GB"/>
            <w:rPrChange w:id="636" w:author="Keil, Johannes (Stud. FPN)" w:date="2025-02-19T16:04:00Z" w16du:dateUtc="2025-02-19T16:04:00Z">
              <w:rPr>
                <w:lang w:val="en-GB"/>
              </w:rPr>
            </w:rPrChange>
          </w:rPr>
          <w:t>Visual examination will take place</w:t>
        </w:r>
      </w:ins>
      <w:ins w:id="637" w:author="Keil, Johannes (Stud. FPN)" w:date="2025-02-19T11:30:00Z" w16du:dateUtc="2025-02-19T11:30:00Z">
        <w:r w:rsidR="00630F4F" w:rsidRPr="00A84AFB">
          <w:rPr>
            <w:rFonts w:ascii="Times New Roman" w:hAnsi="Times New Roman" w:cs="Times New Roman"/>
            <w:lang w:val="en-GB"/>
            <w:rPrChange w:id="638" w:author="Keil, Johannes (Stud. FPN)" w:date="2025-02-19T16:04:00Z" w16du:dateUtc="2025-02-19T16:04:00Z">
              <w:rPr>
                <w:lang w:val="en-GB"/>
              </w:rPr>
            </w:rPrChange>
          </w:rPr>
          <w:t xml:space="preserve"> separately in both waves.</w:t>
        </w:r>
      </w:ins>
    </w:p>
    <w:p w14:paraId="00000077"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639"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78" w14:textId="77777777" w:rsidR="001B497F" w:rsidRPr="00A84AFB" w:rsidRDefault="00000000">
      <w:pPr>
        <w:rPr>
          <w:rFonts w:ascii="Times New Roman" w:eastAsia="Open Sans" w:hAnsi="Times New Roman" w:cs="Times New Roman"/>
          <w:color w:val="337AB7"/>
          <w:sz w:val="21"/>
          <w:szCs w:val="21"/>
          <w:shd w:val="clear" w:color="auto" w:fill="F5F5F5"/>
          <w:lang w:val="en-GB"/>
          <w:rPrChange w:id="640" w:author="Keil, Johannes (Stud. FPN)" w:date="2025-02-19T16:04:00Z" w16du:dateUtc="2025-02-19T16:04:00Z">
            <w:rPr>
              <w:rFonts w:ascii="Open Sans" w:eastAsia="Open Sans" w:hAnsi="Open Sans" w:cs="Open Sans"/>
              <w:color w:val="337AB7"/>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641" w:author="Keil, Johannes (Stud. FPN)" w:date="2025-02-19T16:04:00Z" w16du:dateUtc="2025-02-19T16:04:00Z">
            <w:rPr>
              <w:rFonts w:ascii="Open Sans" w:eastAsia="Open Sans" w:hAnsi="Open Sans" w:cs="Open Sans"/>
              <w:b/>
              <w:color w:val="333333"/>
              <w:sz w:val="21"/>
              <w:szCs w:val="21"/>
              <w:shd w:val="clear" w:color="auto" w:fill="F5F5F5"/>
            </w:rPr>
          </w:rPrChange>
        </w:rPr>
        <w:t>Inference criteria</w:t>
      </w:r>
    </w:p>
    <w:p w14:paraId="00000079" w14:textId="1B48D8C6"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642"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Arial Unicode MS" w:hAnsi="Times New Roman" w:cs="Times New Roman"/>
          <w:color w:val="333333"/>
          <w:sz w:val="21"/>
          <w:szCs w:val="21"/>
          <w:shd w:val="clear" w:color="auto" w:fill="F5F5F5"/>
          <w:lang w:val="en-GB"/>
          <w:rPrChange w:id="643" w:author="Keil, Johannes (Stud. FPN)" w:date="2025-02-19T16:04:00Z" w16du:dateUtc="2025-02-19T16:04:00Z">
            <w:rPr>
              <w:rFonts w:ascii="Arial Unicode MS" w:eastAsia="Arial Unicode MS" w:hAnsi="Arial Unicode MS" w:cs="Arial Unicode MS"/>
              <w:color w:val="333333"/>
              <w:sz w:val="21"/>
              <w:szCs w:val="21"/>
              <w:shd w:val="clear" w:color="auto" w:fill="F5F5F5"/>
            </w:rPr>
          </w:rPrChange>
        </w:rPr>
        <w:t>A significance threshold of alpha = 0.05 will be used. For the Bradley-Terry-Model, Bonferroni-correction for multiple testing will be applied, correcting for the number of parameters in the model whose significance tests are interpreted (the actual number of parameters estimated may be larger due to computational constraints of the BradleyTerry2 package). Model fit will be evaluated using log-likelihood ratio tests, AIC and BIC. In case of conflict, we will follow the conclusion that at least ⅔ of indices indicate. For the reliability analyses relying on simulation/permutation, the significance threshold will be the corresponding (one-sided) 5%-quantile of the permuted/simulated population distribution, for each participant without multiple-comparison correction. We will judge a rate of at least 70% of significant participants as meaningfully non-random at the sample level</w:t>
      </w:r>
      <w:ins w:id="644" w:author="Keil, Johannes (Stud. FPN)" w:date="2025-02-19T16:10:00Z" w16du:dateUtc="2025-02-19T16:10:00Z">
        <w:r w:rsidR="00A84AFB">
          <w:rPr>
            <w:rFonts w:ascii="Times New Roman" w:eastAsia="Arial Unicode MS" w:hAnsi="Times New Roman" w:cs="Times New Roman"/>
            <w:color w:val="333333"/>
            <w:sz w:val="21"/>
            <w:szCs w:val="21"/>
            <w:shd w:val="clear" w:color="auto" w:fill="F5F5F5"/>
            <w:lang w:val="en-GB"/>
          </w:rPr>
          <w:t xml:space="preserve">. We arrived at this threshold by looking at the pilot data, finding that 20/20 participants had significantly non-random responding on the c’ statistic, and 14/20 had significantly non-random responding on the entropy </w:t>
        </w:r>
        <w:proofErr w:type="spellStart"/>
        <w:r w:rsidR="00A84AFB">
          <w:rPr>
            <w:rFonts w:ascii="Times New Roman" w:eastAsia="Arial Unicode MS" w:hAnsi="Times New Roman" w:cs="Times New Roman"/>
            <w:color w:val="333333"/>
            <w:sz w:val="21"/>
            <w:szCs w:val="21"/>
            <w:shd w:val="clear" w:color="auto" w:fill="F5F5F5"/>
            <w:lang w:val="en-GB"/>
          </w:rPr>
          <w:t>te</w:t>
        </w:r>
      </w:ins>
      <w:ins w:id="645" w:author="Keil, Johannes (Stud. FPN)" w:date="2025-02-19T16:11:00Z" w16du:dateUtc="2025-02-19T16:11:00Z">
        <w:r w:rsidR="00A84AFB">
          <w:rPr>
            <w:rFonts w:ascii="Times New Roman" w:eastAsia="Arial Unicode MS" w:hAnsi="Times New Roman" w:cs="Times New Roman"/>
            <w:color w:val="333333"/>
            <w:sz w:val="21"/>
            <w:szCs w:val="21"/>
            <w:shd w:val="clear" w:color="auto" w:fill="F5F5F5"/>
            <w:lang w:val="en-GB"/>
          </w:rPr>
          <w:t>st</w:t>
        </w:r>
      </w:ins>
      <w:del w:id="646" w:author="Keil, Johannes (Stud. FPN)" w:date="2025-02-19T16:10:00Z" w16du:dateUtc="2025-02-19T16:10:00Z">
        <w:r w:rsidRPr="00A84AFB" w:rsidDel="00A84AFB">
          <w:rPr>
            <w:rFonts w:ascii="Times New Roman" w:eastAsia="Arial Unicode MS" w:hAnsi="Times New Roman" w:cs="Times New Roman"/>
            <w:color w:val="333333"/>
            <w:sz w:val="21"/>
            <w:szCs w:val="21"/>
            <w:shd w:val="clear" w:color="auto" w:fill="F5F5F5"/>
            <w:lang w:val="en-GB"/>
            <w:rPrChange w:id="647" w:author="Keil, Johannes (Stud. FPN)" w:date="2025-02-19T16:04:00Z" w16du:dateUtc="2025-02-19T16:04:00Z">
              <w:rPr>
                <w:rFonts w:ascii="Arial Unicode MS" w:eastAsia="Arial Unicode MS" w:hAnsi="Arial Unicode MS" w:cs="Arial Unicode MS"/>
                <w:color w:val="333333"/>
                <w:sz w:val="21"/>
                <w:szCs w:val="21"/>
                <w:shd w:val="clear" w:color="auto" w:fill="F5F5F5"/>
              </w:rPr>
            </w:rPrChange>
          </w:rPr>
          <w:delText xml:space="preserve"> </w:delText>
        </w:r>
      </w:del>
      <w:ins w:id="648" w:author="Keil, Johannes (Stud. FPN)" w:date="2025-02-19T16:11:00Z" w16du:dateUtc="2025-02-19T16:11:00Z">
        <w:r w:rsidR="00A84AFB">
          <w:rPr>
            <w:rFonts w:ascii="Times New Roman" w:eastAsia="Arial Unicode MS" w:hAnsi="Times New Roman" w:cs="Times New Roman"/>
            <w:color w:val="333333"/>
            <w:sz w:val="21"/>
            <w:szCs w:val="21"/>
            <w:shd w:val="clear" w:color="auto" w:fill="F5F5F5"/>
            <w:lang w:val="en-GB"/>
          </w:rPr>
          <w:t>in</w:t>
        </w:r>
        <w:proofErr w:type="spellEnd"/>
        <w:r w:rsidR="00A84AFB">
          <w:rPr>
            <w:rFonts w:ascii="Times New Roman" w:eastAsia="Arial Unicode MS" w:hAnsi="Times New Roman" w:cs="Times New Roman"/>
            <w:color w:val="333333"/>
            <w:sz w:val="21"/>
            <w:szCs w:val="21"/>
            <w:shd w:val="clear" w:color="auto" w:fill="F5F5F5"/>
            <w:lang w:val="en-GB"/>
          </w:rPr>
          <w:t xml:space="preserve"> wave 1 </w:t>
        </w:r>
      </w:ins>
      <w:r w:rsidRPr="00A84AFB">
        <w:rPr>
          <w:rFonts w:ascii="Times New Roman" w:eastAsia="Arial Unicode MS" w:hAnsi="Times New Roman" w:cs="Times New Roman"/>
          <w:color w:val="333333"/>
          <w:sz w:val="21"/>
          <w:szCs w:val="21"/>
          <w:shd w:val="clear" w:color="auto" w:fill="F5F5F5"/>
          <w:lang w:val="en-GB"/>
          <w:rPrChange w:id="649" w:author="Keil, Johannes (Stud. FPN)" w:date="2025-02-19T16:04:00Z" w16du:dateUtc="2025-02-19T16:04:00Z">
            <w:rPr>
              <w:rFonts w:ascii="Arial Unicode MS" w:eastAsia="Arial Unicode MS" w:hAnsi="Arial Unicode MS" w:cs="Arial Unicode MS"/>
              <w:color w:val="333333"/>
              <w:sz w:val="21"/>
              <w:szCs w:val="21"/>
              <w:shd w:val="clear" w:color="auto" w:fill="F5F5F5"/>
            </w:rPr>
          </w:rPrChange>
        </w:rPr>
        <w:t xml:space="preserve">(see </w:t>
      </w:r>
      <w:ins w:id="650" w:author="Keil, Johannes (Stud. FPN)" w:date="2025-02-19T16:10:00Z" w16du:dateUtc="2025-02-19T16:10:00Z">
        <w:r w:rsidR="00A84AFB">
          <w:rPr>
            <w:rFonts w:ascii="Times New Roman" w:eastAsia="Arial Unicode MS" w:hAnsi="Times New Roman" w:cs="Times New Roman"/>
            <w:color w:val="333333"/>
            <w:sz w:val="21"/>
            <w:szCs w:val="21"/>
            <w:shd w:val="clear" w:color="auto" w:fill="F5F5F5"/>
            <w:lang w:val="en-GB"/>
          </w:rPr>
          <w:t xml:space="preserve">further </w:t>
        </w:r>
      </w:ins>
      <w:r w:rsidRPr="00A84AFB">
        <w:rPr>
          <w:rFonts w:ascii="Times New Roman" w:eastAsia="Arial Unicode MS" w:hAnsi="Times New Roman" w:cs="Times New Roman"/>
          <w:color w:val="333333"/>
          <w:sz w:val="21"/>
          <w:szCs w:val="21"/>
          <w:shd w:val="clear" w:color="auto" w:fill="F5F5F5"/>
          <w:lang w:val="en-GB"/>
          <w:rPrChange w:id="651" w:author="Keil, Johannes (Stud. FPN)" w:date="2025-02-19T16:04:00Z" w16du:dateUtc="2025-02-19T16:04:00Z">
            <w:rPr>
              <w:rFonts w:ascii="Arial Unicode MS" w:eastAsia="Arial Unicode MS" w:hAnsi="Arial Unicode MS" w:cs="Arial Unicode MS"/>
              <w:color w:val="333333"/>
              <w:sz w:val="21"/>
              <w:szCs w:val="21"/>
              <w:shd w:val="clear" w:color="auto" w:fill="F5F5F5"/>
            </w:rPr>
          </w:rPrChange>
        </w:rPr>
        <w:t xml:space="preserve">justification in </w:t>
      </w:r>
      <w:proofErr w:type="spellStart"/>
      <w:r w:rsidRPr="00A84AFB">
        <w:rPr>
          <w:rFonts w:ascii="Times New Roman" w:eastAsia="Arial Unicode MS" w:hAnsi="Times New Roman" w:cs="Times New Roman"/>
          <w:color w:val="333333"/>
          <w:sz w:val="21"/>
          <w:szCs w:val="21"/>
          <w:shd w:val="clear" w:color="auto" w:fill="F5F5F5"/>
          <w:lang w:val="en-GB"/>
          <w:rPrChange w:id="652" w:author="Keil, Johannes (Stud. FPN)" w:date="2025-02-19T16:04:00Z" w16du:dateUtc="2025-02-19T16:04:00Z">
            <w:rPr>
              <w:rFonts w:ascii="Arial Unicode MS" w:eastAsia="Arial Unicode MS" w:hAnsi="Arial Unicode MS" w:cs="Arial Unicode MS"/>
              <w:color w:val="333333"/>
              <w:sz w:val="21"/>
              <w:szCs w:val="21"/>
              <w:shd w:val="clear" w:color="auto" w:fill="F5F5F5"/>
            </w:rPr>
          </w:rPrChange>
        </w:rPr>
        <w:t>demonstration.qmd</w:t>
      </w:r>
      <w:proofErr w:type="spellEnd"/>
      <w:r w:rsidRPr="00A84AFB">
        <w:rPr>
          <w:rFonts w:ascii="Times New Roman" w:eastAsia="Arial Unicode MS" w:hAnsi="Times New Roman" w:cs="Times New Roman"/>
          <w:color w:val="333333"/>
          <w:sz w:val="21"/>
          <w:szCs w:val="21"/>
          <w:shd w:val="clear" w:color="auto" w:fill="F5F5F5"/>
          <w:lang w:val="en-GB"/>
          <w:rPrChange w:id="653" w:author="Keil, Johannes (Stud. FPN)" w:date="2025-02-19T16:04:00Z" w16du:dateUtc="2025-02-19T16:04:00Z">
            <w:rPr>
              <w:rFonts w:ascii="Arial Unicode MS" w:eastAsia="Arial Unicode MS" w:hAnsi="Arial Unicode MS" w:cs="Arial Unicode MS"/>
              <w:color w:val="333333"/>
              <w:sz w:val="21"/>
              <w:szCs w:val="21"/>
              <w:shd w:val="clear" w:color="auto" w:fill="F5F5F5"/>
            </w:rPr>
          </w:rPrChange>
        </w:rPr>
        <w:t>).</w:t>
      </w:r>
      <w:ins w:id="654" w:author="Keil, Johannes (Stud. FPN)" w:date="2025-02-19T11:30:00Z" w16du:dateUtc="2025-02-19T11:30:00Z">
        <w:r w:rsidR="00630F4F" w:rsidRPr="00A84AFB">
          <w:rPr>
            <w:rFonts w:ascii="Times New Roman" w:eastAsia="Arial Unicode MS" w:hAnsi="Times New Roman" w:cs="Times New Roman"/>
            <w:color w:val="333333"/>
            <w:sz w:val="21"/>
            <w:szCs w:val="21"/>
            <w:shd w:val="clear" w:color="auto" w:fill="F5F5F5"/>
            <w:lang w:val="en-GB"/>
            <w:rPrChange w:id="655" w:author="Keil, Johannes (Stud. FPN)" w:date="2025-02-19T16:04:00Z" w16du:dateUtc="2025-02-19T16:04:00Z">
              <w:rPr>
                <w:rFonts w:ascii="Arial Unicode MS" w:eastAsia="Arial Unicode MS" w:hAnsi="Arial Unicode MS" w:cs="Arial Unicode MS"/>
                <w:color w:val="333333"/>
                <w:sz w:val="21"/>
                <w:szCs w:val="21"/>
                <w:shd w:val="clear" w:color="auto" w:fill="F5F5F5"/>
                <w:lang w:val="en-GB"/>
              </w:rPr>
            </w:rPrChange>
          </w:rPr>
          <w:t xml:space="preserve"> For an</w:t>
        </w:r>
      </w:ins>
      <w:ins w:id="656" w:author="Keil, Johannes (Stud. FPN)" w:date="2025-02-19T11:31:00Z" w16du:dateUtc="2025-02-19T11:31:00Z">
        <w:r w:rsidR="00630F4F" w:rsidRPr="00A84AFB">
          <w:rPr>
            <w:rFonts w:ascii="Times New Roman" w:eastAsia="Arial Unicode MS" w:hAnsi="Times New Roman" w:cs="Times New Roman"/>
            <w:color w:val="333333"/>
            <w:sz w:val="21"/>
            <w:szCs w:val="21"/>
            <w:shd w:val="clear" w:color="auto" w:fill="F5F5F5"/>
            <w:lang w:val="en-GB"/>
            <w:rPrChange w:id="657" w:author="Keil, Johannes (Stud. FPN)" w:date="2025-02-19T16:04:00Z" w16du:dateUtc="2025-02-19T16:04:00Z">
              <w:rPr>
                <w:rFonts w:ascii="Arial Unicode MS" w:eastAsia="Arial Unicode MS" w:hAnsi="Arial Unicode MS" w:cs="Arial Unicode MS"/>
                <w:color w:val="333333"/>
                <w:sz w:val="21"/>
                <w:szCs w:val="21"/>
                <w:shd w:val="clear" w:color="auto" w:fill="F5F5F5"/>
                <w:lang w:val="en-GB"/>
              </w:rPr>
            </w:rPrChange>
          </w:rPr>
          <w:t xml:space="preserve">alyses involving only a single timepoint, the analyses will be run first on </w:t>
        </w:r>
        <w:r w:rsidR="00630F4F" w:rsidRPr="00A84AFB">
          <w:rPr>
            <w:rFonts w:ascii="Times New Roman" w:eastAsia="Arial Unicode MS" w:hAnsi="Times New Roman" w:cs="Times New Roman"/>
            <w:color w:val="333333"/>
            <w:sz w:val="21"/>
            <w:szCs w:val="21"/>
            <w:shd w:val="clear" w:color="auto" w:fill="F5F5F5"/>
            <w:lang w:val="en-GB"/>
            <w:rPrChange w:id="658" w:author="Keil, Johannes (Stud. FPN)" w:date="2025-02-19T16:04:00Z" w16du:dateUtc="2025-02-19T16:04:00Z">
              <w:rPr>
                <w:rFonts w:ascii="Arial Unicode MS" w:eastAsia="Arial Unicode MS" w:hAnsi="Arial Unicode MS" w:cs="Arial Unicode MS"/>
                <w:color w:val="333333"/>
                <w:sz w:val="21"/>
                <w:szCs w:val="21"/>
                <w:shd w:val="clear" w:color="auto" w:fill="F5F5F5"/>
                <w:lang w:val="en-GB"/>
              </w:rPr>
            </w:rPrChange>
          </w:rPr>
          <w:lastRenderedPageBreak/>
          <w:t xml:space="preserve">wave </w:t>
        </w:r>
        <w:r w:rsidR="00630F4F" w:rsidRPr="00A84AFB">
          <w:rPr>
            <w:rFonts w:ascii="Times New Roman" w:eastAsia="Arial Unicode MS" w:hAnsi="Times New Roman" w:cs="Times New Roman"/>
            <w:color w:val="333333"/>
            <w:sz w:val="21"/>
            <w:szCs w:val="21"/>
            <w:shd w:val="clear" w:color="auto" w:fill="F5F5F5"/>
            <w:lang w:val="en-GB"/>
            <w:rPrChange w:id="659" w:author="Keil, Johannes (Stud. FPN)" w:date="2025-02-19T16:04:00Z" w16du:dateUtc="2025-02-19T16:04:00Z">
              <w:rPr>
                <w:rFonts w:ascii="Calibri" w:eastAsia="Arial Unicode MS" w:hAnsi="Calibri" w:cs="Calibri"/>
                <w:color w:val="333333"/>
                <w:sz w:val="21"/>
                <w:szCs w:val="21"/>
                <w:shd w:val="clear" w:color="auto" w:fill="F5F5F5"/>
                <w:lang w:val="en-GB"/>
              </w:rPr>
            </w:rPrChange>
          </w:rPr>
          <w:t xml:space="preserve">1 and then be replicated in wave 2. If there are discrepant conclusions, both models will be offered </w:t>
        </w:r>
      </w:ins>
      <w:ins w:id="660" w:author="Keil, Johannes (Stud. FPN)" w:date="2025-02-19T11:32:00Z" w16du:dateUtc="2025-02-19T11:32:00Z">
        <w:r w:rsidR="00630F4F" w:rsidRPr="00A84AFB">
          <w:rPr>
            <w:rFonts w:ascii="Times New Roman" w:eastAsia="Arial Unicode MS" w:hAnsi="Times New Roman" w:cs="Times New Roman"/>
            <w:color w:val="333333"/>
            <w:sz w:val="21"/>
            <w:szCs w:val="21"/>
            <w:shd w:val="clear" w:color="auto" w:fill="F5F5F5"/>
            <w:lang w:val="en-GB"/>
            <w:rPrChange w:id="661" w:author="Keil, Johannes (Stud. FPN)" w:date="2025-02-19T16:04:00Z" w16du:dateUtc="2025-02-19T16:04:00Z">
              <w:rPr>
                <w:rFonts w:ascii="Calibri" w:eastAsia="Arial Unicode MS" w:hAnsi="Calibri" w:cs="Calibri"/>
                <w:color w:val="333333"/>
                <w:sz w:val="21"/>
                <w:szCs w:val="21"/>
                <w:shd w:val="clear" w:color="auto" w:fill="F5F5F5"/>
                <w:lang w:val="en-GB"/>
              </w:rPr>
            </w:rPrChange>
          </w:rPr>
          <w:t xml:space="preserve">to </w:t>
        </w:r>
        <w:proofErr w:type="gramStart"/>
        <w:r w:rsidR="00630F4F" w:rsidRPr="00A84AFB">
          <w:rPr>
            <w:rFonts w:ascii="Times New Roman" w:eastAsia="Arial Unicode MS" w:hAnsi="Times New Roman" w:cs="Times New Roman"/>
            <w:color w:val="333333"/>
            <w:sz w:val="21"/>
            <w:szCs w:val="21"/>
            <w:shd w:val="clear" w:color="auto" w:fill="F5F5F5"/>
            <w:lang w:val="en-GB"/>
            <w:rPrChange w:id="662" w:author="Keil, Johannes (Stud. FPN)" w:date="2025-02-19T16:04:00Z" w16du:dateUtc="2025-02-19T16:04:00Z">
              <w:rPr>
                <w:rFonts w:ascii="Calibri" w:eastAsia="Arial Unicode MS" w:hAnsi="Calibri" w:cs="Calibri"/>
                <w:color w:val="333333"/>
                <w:sz w:val="21"/>
                <w:szCs w:val="21"/>
                <w:shd w:val="clear" w:color="auto" w:fill="F5F5F5"/>
                <w:lang w:val="en-GB"/>
              </w:rPr>
            </w:rPrChange>
          </w:rPr>
          <w:t>readers</w:t>
        </w:r>
        <w:proofErr w:type="gramEnd"/>
        <w:r w:rsidR="00630F4F" w:rsidRPr="00A84AFB">
          <w:rPr>
            <w:rFonts w:ascii="Times New Roman" w:eastAsia="Arial Unicode MS" w:hAnsi="Times New Roman" w:cs="Times New Roman"/>
            <w:color w:val="333333"/>
            <w:sz w:val="21"/>
            <w:szCs w:val="21"/>
            <w:shd w:val="clear" w:color="auto" w:fill="F5F5F5"/>
            <w:lang w:val="en-GB"/>
            <w:rPrChange w:id="663" w:author="Keil, Johannes (Stud. FPN)" w:date="2025-02-19T16:04:00Z" w16du:dateUtc="2025-02-19T16:04:00Z">
              <w:rPr>
                <w:rFonts w:ascii="Calibri" w:eastAsia="Arial Unicode MS" w:hAnsi="Calibri" w:cs="Calibri"/>
                <w:color w:val="333333"/>
                <w:sz w:val="21"/>
                <w:szCs w:val="21"/>
                <w:shd w:val="clear" w:color="auto" w:fill="F5F5F5"/>
                <w:lang w:val="en-GB"/>
              </w:rPr>
            </w:rPrChange>
          </w:rPr>
          <w:t xml:space="preserve"> </w:t>
        </w:r>
      </w:ins>
      <w:ins w:id="664" w:author="Keil, Johannes (Stud. FPN)" w:date="2025-02-19T11:31:00Z" w16du:dateUtc="2025-02-19T11:31:00Z">
        <w:r w:rsidR="00630F4F" w:rsidRPr="00A84AFB">
          <w:rPr>
            <w:rFonts w:ascii="Times New Roman" w:eastAsia="Arial Unicode MS" w:hAnsi="Times New Roman" w:cs="Times New Roman"/>
            <w:color w:val="333333"/>
            <w:sz w:val="21"/>
            <w:szCs w:val="21"/>
            <w:shd w:val="clear" w:color="auto" w:fill="F5F5F5"/>
            <w:lang w:val="en-GB"/>
            <w:rPrChange w:id="665" w:author="Keil, Johannes (Stud. FPN)" w:date="2025-02-19T16:04:00Z" w16du:dateUtc="2025-02-19T16:04:00Z">
              <w:rPr>
                <w:rFonts w:ascii="Calibri" w:eastAsia="Arial Unicode MS" w:hAnsi="Calibri" w:cs="Calibri"/>
                <w:color w:val="333333"/>
                <w:sz w:val="21"/>
                <w:szCs w:val="21"/>
                <w:shd w:val="clear" w:color="auto" w:fill="F5F5F5"/>
                <w:lang w:val="en-GB"/>
              </w:rPr>
            </w:rPrChange>
          </w:rPr>
          <w:t>and potential reasons will be explored</w:t>
        </w:r>
      </w:ins>
      <w:ins w:id="666" w:author="Keil, Johannes (Stud. FPN)" w:date="2025-02-19T11:32:00Z" w16du:dateUtc="2025-02-19T11:32:00Z">
        <w:r w:rsidR="00630F4F" w:rsidRPr="00A84AFB">
          <w:rPr>
            <w:rFonts w:ascii="Times New Roman" w:eastAsia="Arial Unicode MS" w:hAnsi="Times New Roman" w:cs="Times New Roman"/>
            <w:color w:val="333333"/>
            <w:sz w:val="21"/>
            <w:szCs w:val="21"/>
            <w:shd w:val="clear" w:color="auto" w:fill="F5F5F5"/>
            <w:lang w:val="en-GB"/>
            <w:rPrChange w:id="667" w:author="Keil, Johannes (Stud. FPN)" w:date="2025-02-19T16:04:00Z" w16du:dateUtc="2025-02-19T16:04:00Z">
              <w:rPr>
                <w:rFonts w:ascii="Calibri" w:eastAsia="Arial Unicode MS" w:hAnsi="Calibri" w:cs="Calibri"/>
                <w:color w:val="333333"/>
                <w:sz w:val="21"/>
                <w:szCs w:val="21"/>
                <w:shd w:val="clear" w:color="auto" w:fill="F5F5F5"/>
                <w:lang w:val="en-GB"/>
              </w:rPr>
            </w:rPrChange>
          </w:rPr>
          <w:t xml:space="preserve"> and discussed.</w:t>
        </w:r>
      </w:ins>
    </w:p>
    <w:p w14:paraId="0000007A" w14:textId="77777777" w:rsidR="001B497F" w:rsidRPr="00A84AFB" w:rsidRDefault="00000000">
      <w:pPr>
        <w:rPr>
          <w:rFonts w:ascii="Times New Roman" w:eastAsia="Open Sans" w:hAnsi="Times New Roman" w:cs="Times New Roman"/>
          <w:color w:val="333333"/>
          <w:sz w:val="21"/>
          <w:szCs w:val="21"/>
          <w:shd w:val="clear" w:color="auto" w:fill="F5F5F5"/>
          <w:lang w:val="en-GB"/>
          <w:rPrChange w:id="668" w:author="Keil, Johannes (Stud. FPN)" w:date="2025-02-19T16:04:00Z" w16du:dateUtc="2025-02-19T16:04:00Z">
            <w:rPr>
              <w:rFonts w:ascii="Open Sans" w:eastAsia="Open Sans" w:hAnsi="Open Sans" w:cs="Open Sans"/>
              <w:color w:val="333333"/>
              <w:sz w:val="21"/>
              <w:szCs w:val="21"/>
              <w:shd w:val="clear" w:color="auto" w:fill="F5F5F5"/>
            </w:rPr>
          </w:rPrChange>
        </w:rPr>
      </w:pPr>
      <w:commentRangeStart w:id="669"/>
      <w:commentRangeStart w:id="670"/>
      <w:r w:rsidRPr="00A84AFB">
        <w:rPr>
          <w:rFonts w:ascii="Times New Roman" w:eastAsia="Open Sans" w:hAnsi="Times New Roman" w:cs="Times New Roman"/>
          <w:b/>
          <w:color w:val="333333"/>
          <w:sz w:val="21"/>
          <w:szCs w:val="21"/>
          <w:shd w:val="clear" w:color="auto" w:fill="F5F5F5"/>
          <w:lang w:val="en-GB"/>
          <w:rPrChange w:id="671" w:author="Keil, Johannes (Stud. FPN)" w:date="2025-02-19T16:04:00Z" w16du:dateUtc="2025-02-19T16:04:00Z">
            <w:rPr>
              <w:rFonts w:ascii="Open Sans" w:eastAsia="Open Sans" w:hAnsi="Open Sans" w:cs="Open Sans"/>
              <w:b/>
              <w:color w:val="333333"/>
              <w:sz w:val="21"/>
              <w:szCs w:val="21"/>
              <w:shd w:val="clear" w:color="auto" w:fill="F5F5F5"/>
            </w:rPr>
          </w:rPrChange>
        </w:rPr>
        <w:t>Data exclusion &amp; Missing Data</w:t>
      </w:r>
      <w:commentRangeEnd w:id="669"/>
      <w:r w:rsidR="00C05C22" w:rsidRPr="00A84AFB">
        <w:rPr>
          <w:rStyle w:val="CommentReference"/>
          <w:rFonts w:ascii="Times New Roman" w:hAnsi="Times New Roman" w:cs="Times New Roman"/>
          <w:rPrChange w:id="672" w:author="Keil, Johannes (Stud. FPN)" w:date="2025-02-19T16:04:00Z" w16du:dateUtc="2025-02-19T16:04:00Z">
            <w:rPr>
              <w:rStyle w:val="CommentReference"/>
            </w:rPr>
          </w:rPrChange>
        </w:rPr>
        <w:commentReference w:id="669"/>
      </w:r>
      <w:commentRangeEnd w:id="670"/>
      <w:r w:rsidR="00516374" w:rsidRPr="00A84AFB">
        <w:rPr>
          <w:rStyle w:val="CommentReference"/>
          <w:rFonts w:ascii="Times New Roman" w:hAnsi="Times New Roman" w:cs="Times New Roman"/>
          <w:rPrChange w:id="673" w:author="Keil, Johannes (Stud. FPN)" w:date="2025-02-19T16:04:00Z" w16du:dateUtc="2025-02-19T16:04:00Z">
            <w:rPr>
              <w:rStyle w:val="CommentReference"/>
            </w:rPr>
          </w:rPrChange>
        </w:rPr>
        <w:commentReference w:id="670"/>
      </w:r>
    </w:p>
    <w:p w14:paraId="0000007B" w14:textId="77777777" w:rsidR="001B497F" w:rsidRPr="00A84AFB" w:rsidRDefault="00000000">
      <w:pPr>
        <w:spacing w:after="160"/>
        <w:rPr>
          <w:rFonts w:ascii="Times New Roman" w:eastAsia="Open Sans" w:hAnsi="Times New Roman" w:cs="Times New Roman"/>
          <w:color w:val="333333"/>
          <w:sz w:val="21"/>
          <w:szCs w:val="21"/>
          <w:shd w:val="clear" w:color="auto" w:fill="F5F5F5"/>
          <w:lang w:val="en-GB"/>
          <w:rPrChange w:id="674" w:author="Keil, Johannes (Stud. FPN)" w:date="2025-02-19T16:04:00Z" w16du:dateUtc="2025-02-19T16:04:00Z">
            <w:rPr>
              <w:rFonts w:ascii="Open Sans" w:eastAsia="Open Sans" w:hAnsi="Open Sans" w:cs="Open Sans"/>
              <w:color w:val="333333"/>
              <w:sz w:val="21"/>
              <w:szCs w:val="21"/>
              <w:shd w:val="clear" w:color="auto" w:fill="F5F5F5"/>
              <w:lang w:val="en-GB"/>
            </w:rPr>
          </w:rPrChange>
        </w:rPr>
      </w:pPr>
      <w:r w:rsidRPr="00A84AFB">
        <w:rPr>
          <w:rFonts w:ascii="Times New Roman" w:eastAsia="Open Sans" w:hAnsi="Times New Roman" w:cs="Times New Roman"/>
          <w:color w:val="333333"/>
          <w:sz w:val="21"/>
          <w:szCs w:val="21"/>
          <w:shd w:val="clear" w:color="auto" w:fill="F5F5F5"/>
          <w:lang w:val="en-GB"/>
          <w:rPrChange w:id="675" w:author="Keil, Johannes (Stud. FPN)" w:date="2025-02-19T16:04:00Z" w16du:dateUtc="2025-02-19T16:04:00Z">
            <w:rPr>
              <w:rFonts w:ascii="Open Sans" w:eastAsia="Open Sans" w:hAnsi="Open Sans" w:cs="Open Sans"/>
              <w:color w:val="333333"/>
              <w:sz w:val="21"/>
              <w:szCs w:val="21"/>
              <w:shd w:val="clear" w:color="auto" w:fill="F5F5F5"/>
            </w:rPr>
          </w:rPrChange>
        </w:rPr>
        <w:t xml:space="preserve">Where needed, we will exclude data on a trial-level. This includes missingness in the forced-choice response and unusually fast (&lt; 300ms) and unusually slow (&gt; 10s) responses to the forced-choice questionnaire. We do not plan to impute missing data. Incomplete </w:t>
      </w:r>
      <w:proofErr w:type="gramStart"/>
      <w:r w:rsidRPr="00A84AFB">
        <w:rPr>
          <w:rFonts w:ascii="Times New Roman" w:eastAsia="Open Sans" w:hAnsi="Times New Roman" w:cs="Times New Roman"/>
          <w:color w:val="333333"/>
          <w:sz w:val="21"/>
          <w:szCs w:val="21"/>
          <w:shd w:val="clear" w:color="auto" w:fill="F5F5F5"/>
          <w:lang w:val="en-GB"/>
          <w:rPrChange w:id="676" w:author="Keil, Johannes (Stud. FPN)" w:date="2025-02-19T16:04:00Z" w16du:dateUtc="2025-02-19T16:04:00Z">
            <w:rPr>
              <w:rFonts w:ascii="Open Sans" w:eastAsia="Open Sans" w:hAnsi="Open Sans" w:cs="Open Sans"/>
              <w:color w:val="333333"/>
              <w:sz w:val="21"/>
              <w:szCs w:val="21"/>
              <w:shd w:val="clear" w:color="auto" w:fill="F5F5F5"/>
            </w:rPr>
          </w:rPrChange>
        </w:rPr>
        <w:t>data-sets</w:t>
      </w:r>
      <w:proofErr w:type="gramEnd"/>
      <w:r w:rsidRPr="00A84AFB">
        <w:rPr>
          <w:rFonts w:ascii="Times New Roman" w:eastAsia="Open Sans" w:hAnsi="Times New Roman" w:cs="Times New Roman"/>
          <w:color w:val="333333"/>
          <w:sz w:val="21"/>
          <w:szCs w:val="21"/>
          <w:shd w:val="clear" w:color="auto" w:fill="F5F5F5"/>
          <w:lang w:val="en-GB"/>
          <w:rPrChange w:id="677"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will be used where possible. Other types of exclusions may be employed where necessary. We endeavour to report reasons for all such exclusions in the final manuscript. Participants who only completed one wave will be included for all analyses except the test-retest reliability analyses.</w:t>
      </w:r>
    </w:p>
    <w:p w14:paraId="6658B9DC" w14:textId="514B8961" w:rsidR="00516374" w:rsidRPr="00A84AFB" w:rsidRDefault="00516374">
      <w:pPr>
        <w:spacing w:after="160"/>
        <w:rPr>
          <w:rFonts w:ascii="Times New Roman" w:eastAsia="Open Sans" w:hAnsi="Times New Roman" w:cs="Times New Roman"/>
          <w:color w:val="333333"/>
          <w:sz w:val="21"/>
          <w:szCs w:val="21"/>
          <w:shd w:val="clear" w:color="auto" w:fill="F5F5F5"/>
          <w:lang w:val="en-GB"/>
          <w:rPrChange w:id="678" w:author="Keil, Johannes (Stud. FPN)" w:date="2025-02-19T16:04:00Z" w16du:dateUtc="2025-02-19T16:04:00Z">
            <w:rPr>
              <w:rFonts w:ascii="Open Sans" w:eastAsia="Open Sans" w:hAnsi="Open Sans" w:cs="Open Sans"/>
              <w:color w:val="333333"/>
              <w:sz w:val="21"/>
              <w:szCs w:val="21"/>
              <w:shd w:val="clear" w:color="auto" w:fill="F5F5F5"/>
            </w:rPr>
          </w:rPrChange>
        </w:rPr>
      </w:pPr>
      <w:ins w:id="679" w:author="Keil, Johannes (Stud. FPN)" w:date="2025-02-19T10:47:00Z" w16du:dateUtc="2025-02-19T10:47:00Z">
        <w:r w:rsidRPr="00A84AFB">
          <w:rPr>
            <w:rFonts w:ascii="Times New Roman" w:hAnsi="Times New Roman" w:cs="Times New Roman"/>
            <w:lang w:val="en-GB"/>
            <w:rPrChange w:id="680" w:author="Keil, Johannes (Stud. FPN)" w:date="2025-02-19T16:04:00Z" w16du:dateUtc="2025-02-19T16:04:00Z">
              <w:rPr>
                <w:lang w:val="en-GB"/>
              </w:rPr>
            </w:rPrChange>
          </w:rPr>
          <w:t xml:space="preserve">To preserve </w:t>
        </w:r>
      </w:ins>
      <w:ins w:id="681" w:author="Keil, Johannes (Stud. FPN)" w:date="2025-02-19T16:06:00Z" w16du:dateUtc="2025-02-19T16:06:00Z">
        <w:r w:rsidR="00A84AFB">
          <w:rPr>
            <w:rFonts w:ascii="Times New Roman" w:hAnsi="Times New Roman" w:cs="Times New Roman"/>
            <w:lang w:val="en-GB"/>
          </w:rPr>
          <w:t xml:space="preserve">statistical </w:t>
        </w:r>
      </w:ins>
      <w:ins w:id="682" w:author="Keil, Johannes (Stud. FPN)" w:date="2025-02-19T10:47:00Z" w16du:dateUtc="2025-02-19T10:47:00Z">
        <w:r w:rsidRPr="00A84AFB">
          <w:rPr>
            <w:rFonts w:ascii="Times New Roman" w:hAnsi="Times New Roman" w:cs="Times New Roman"/>
            <w:lang w:val="en-GB"/>
            <w:rPrChange w:id="683" w:author="Keil, Johannes (Stud. FPN)" w:date="2025-02-19T16:04:00Z" w16du:dateUtc="2025-02-19T16:04:00Z">
              <w:rPr>
                <w:lang w:val="en-GB"/>
              </w:rPr>
            </w:rPrChange>
          </w:rPr>
          <w:t>power, all further analyses will be</w:t>
        </w:r>
      </w:ins>
      <w:ins w:id="684" w:author="Keil, Johannes (Stud. FPN)" w:date="2025-02-19T11:35:00Z" w16du:dateUtc="2025-02-19T11:35:00Z">
        <w:r w:rsidR="00EE16DF" w:rsidRPr="00A84AFB">
          <w:rPr>
            <w:rFonts w:ascii="Times New Roman" w:hAnsi="Times New Roman" w:cs="Times New Roman"/>
            <w:lang w:val="en-GB"/>
            <w:rPrChange w:id="685" w:author="Keil, Johannes (Stud. FPN)" w:date="2025-02-19T16:04:00Z" w16du:dateUtc="2025-02-19T16:04:00Z">
              <w:rPr>
                <w:lang w:val="en-GB"/>
              </w:rPr>
            </w:rPrChange>
          </w:rPr>
          <w:t xml:space="preserve"> initially</w:t>
        </w:r>
      </w:ins>
      <w:ins w:id="686" w:author="Keil, Johannes (Stud. FPN)" w:date="2025-02-19T10:47:00Z" w16du:dateUtc="2025-02-19T10:47:00Z">
        <w:r w:rsidRPr="00A84AFB">
          <w:rPr>
            <w:rFonts w:ascii="Times New Roman" w:hAnsi="Times New Roman" w:cs="Times New Roman"/>
            <w:lang w:val="en-GB"/>
            <w:rPrChange w:id="687" w:author="Keil, Johannes (Stud. FPN)" w:date="2025-02-19T16:04:00Z" w16du:dateUtc="2025-02-19T16:04:00Z">
              <w:rPr>
                <w:lang w:val="en-GB"/>
              </w:rPr>
            </w:rPrChange>
          </w:rPr>
          <w:t xml:space="preserve"> run on the full sample, but</w:t>
        </w:r>
      </w:ins>
      <w:ins w:id="688" w:author="Keil, Johannes (Stud. FPN)" w:date="2025-02-19T16:03:00Z" w16du:dateUtc="2025-02-19T16:03:00Z">
        <w:r w:rsidR="0083006F" w:rsidRPr="00A84AFB">
          <w:rPr>
            <w:rFonts w:ascii="Times New Roman" w:hAnsi="Times New Roman" w:cs="Times New Roman"/>
            <w:lang w:val="en-GB"/>
            <w:rPrChange w:id="689" w:author="Keil, Johannes (Stud. FPN)" w:date="2025-02-19T16:04:00Z" w16du:dateUtc="2025-02-19T16:04:00Z">
              <w:rPr>
                <w:lang w:val="en-GB"/>
              </w:rPr>
            </w:rPrChange>
          </w:rPr>
          <w:t xml:space="preserve"> we will conduct a sensitivity analysis, replicating our results </w:t>
        </w:r>
      </w:ins>
      <w:ins w:id="690" w:author="Keil, Johannes (Stud. FPN)" w:date="2025-02-19T10:47:00Z" w16du:dateUtc="2025-02-19T10:47:00Z">
        <w:r w:rsidRPr="00A84AFB">
          <w:rPr>
            <w:rFonts w:ascii="Times New Roman" w:hAnsi="Times New Roman" w:cs="Times New Roman"/>
            <w:lang w:val="en-GB"/>
            <w:rPrChange w:id="691" w:author="Keil, Johannes (Stud. FPN)" w:date="2025-02-19T16:04:00Z" w16du:dateUtc="2025-02-19T16:04:00Z">
              <w:rPr>
                <w:lang w:val="en-GB"/>
              </w:rPr>
            </w:rPrChange>
          </w:rPr>
          <w:t xml:space="preserve">after exclusion of </w:t>
        </w:r>
      </w:ins>
      <w:ins w:id="692" w:author="Keil, Johannes (Stud. FPN)" w:date="2025-02-19T16:03:00Z" w16du:dateUtc="2025-02-19T16:03:00Z">
        <w:r w:rsidR="0083006F" w:rsidRPr="00A84AFB">
          <w:rPr>
            <w:rFonts w:ascii="Times New Roman" w:hAnsi="Times New Roman" w:cs="Times New Roman"/>
            <w:lang w:val="en-GB"/>
            <w:rPrChange w:id="693" w:author="Keil, Johannes (Stud. FPN)" w:date="2025-02-19T16:04:00Z" w16du:dateUtc="2025-02-19T16:04:00Z">
              <w:rPr>
                <w:lang w:val="en-GB"/>
              </w:rPr>
            </w:rPrChange>
          </w:rPr>
          <w:t xml:space="preserve">participants who failed both the </w:t>
        </w:r>
      </w:ins>
      <w:ins w:id="694" w:author="Keil, Johannes (Stud. FPN)" w:date="2025-02-19T16:04:00Z" w16du:dateUtc="2025-02-19T16:04:00Z">
        <w:r w:rsidR="00A84AFB" w:rsidRPr="00A84AFB">
          <w:rPr>
            <w:rFonts w:ascii="Times New Roman" w:hAnsi="Times New Roman" w:cs="Times New Roman"/>
            <w:lang w:val="en-GB"/>
            <w:rPrChange w:id="695" w:author="Keil, Johannes (Stud. FPN)" w:date="2025-02-19T16:04:00Z" w16du:dateUtc="2025-02-19T16:04:00Z">
              <w:rPr>
                <w:lang w:val="en-GB"/>
              </w:rPr>
            </w:rPrChange>
          </w:rPr>
          <w:t>transitivity and entropy-tests for internal consistency in the wave in which the analysis is run</w:t>
        </w:r>
      </w:ins>
      <w:ins w:id="696" w:author="Keil, Johannes (Stud. FPN)" w:date="2025-02-19T10:47:00Z" w16du:dateUtc="2025-02-19T10:47:00Z">
        <w:r w:rsidRPr="00A84AFB">
          <w:rPr>
            <w:rFonts w:ascii="Times New Roman" w:hAnsi="Times New Roman" w:cs="Times New Roman"/>
            <w:lang w:val="en-GB"/>
            <w:rPrChange w:id="697" w:author="Keil, Johannes (Stud. FPN)" w:date="2025-02-19T16:04:00Z" w16du:dateUtc="2025-02-19T16:04:00Z">
              <w:rPr>
                <w:lang w:val="en-GB"/>
              </w:rPr>
            </w:rPrChange>
          </w:rPr>
          <w:t>. If there is no disagreement between both analyses on significance and directionality of the effects under exami</w:t>
        </w:r>
      </w:ins>
      <w:ins w:id="698" w:author="Keil, Johannes (Stud. FPN)" w:date="2025-02-19T10:48:00Z" w16du:dateUtc="2025-02-19T10:48:00Z">
        <w:r w:rsidRPr="00A84AFB">
          <w:rPr>
            <w:rFonts w:ascii="Times New Roman" w:hAnsi="Times New Roman" w:cs="Times New Roman"/>
            <w:lang w:val="en-GB"/>
            <w:rPrChange w:id="699" w:author="Keil, Johannes (Stud. FPN)" w:date="2025-02-19T16:04:00Z" w16du:dateUtc="2025-02-19T16:04:00Z">
              <w:rPr>
                <w:lang w:val="en-GB"/>
              </w:rPr>
            </w:rPrChange>
          </w:rPr>
          <w:t>nation</w:t>
        </w:r>
      </w:ins>
      <w:ins w:id="700" w:author="Keil, Johannes (Stud. FPN)" w:date="2025-02-19T10:47:00Z" w16du:dateUtc="2025-02-19T10:47:00Z">
        <w:r w:rsidRPr="00A84AFB">
          <w:rPr>
            <w:rFonts w:ascii="Times New Roman" w:hAnsi="Times New Roman" w:cs="Times New Roman"/>
            <w:lang w:val="en-GB"/>
            <w:rPrChange w:id="701" w:author="Keil, Johannes (Stud. FPN)" w:date="2025-02-19T16:04:00Z" w16du:dateUtc="2025-02-19T16:04:00Z">
              <w:rPr>
                <w:lang w:val="en-GB"/>
              </w:rPr>
            </w:rPrChange>
          </w:rPr>
          <w:t xml:space="preserve">, parameter estimates from the full model will be reported. Otherwise, we will report and interpret parameters from the model without ‘random </w:t>
        </w:r>
        <w:proofErr w:type="gramStart"/>
        <w:r w:rsidRPr="00A84AFB">
          <w:rPr>
            <w:rFonts w:ascii="Times New Roman" w:hAnsi="Times New Roman" w:cs="Times New Roman"/>
            <w:lang w:val="en-GB"/>
            <w:rPrChange w:id="702" w:author="Keil, Johannes (Stud. FPN)" w:date="2025-02-19T16:04:00Z" w16du:dateUtc="2025-02-19T16:04:00Z">
              <w:rPr>
                <w:lang w:val="en-GB"/>
              </w:rPr>
            </w:rPrChange>
          </w:rPr>
          <w:t>responders’</w:t>
        </w:r>
        <w:proofErr w:type="gramEnd"/>
        <w:r w:rsidRPr="00A84AFB">
          <w:rPr>
            <w:rFonts w:ascii="Times New Roman" w:hAnsi="Times New Roman" w:cs="Times New Roman"/>
            <w:lang w:val="en-GB"/>
            <w:rPrChange w:id="703" w:author="Keil, Johannes (Stud. FPN)" w:date="2025-02-19T16:04:00Z" w16du:dateUtc="2025-02-19T16:04:00Z">
              <w:rPr>
                <w:lang w:val="en-GB"/>
              </w:rPr>
            </w:rPrChange>
          </w:rPr>
          <w:t>.</w:t>
        </w:r>
      </w:ins>
      <w:ins w:id="704" w:author="Keil, Johannes (Stud. FPN)" w:date="2025-02-19T10:48:00Z" w16du:dateUtc="2025-02-19T10:48:00Z">
        <w:r w:rsidRPr="00A84AFB">
          <w:rPr>
            <w:rFonts w:ascii="Times New Roman" w:hAnsi="Times New Roman" w:cs="Times New Roman"/>
            <w:lang w:val="en-GB"/>
            <w:rPrChange w:id="705" w:author="Keil, Johannes (Stud. FPN)" w:date="2025-02-19T16:04:00Z" w16du:dateUtc="2025-02-19T16:04:00Z">
              <w:rPr>
                <w:lang w:val="en-GB"/>
              </w:rPr>
            </w:rPrChange>
          </w:rPr>
          <w:t xml:space="preserve"> For the exploratory cluster analysis (see below), </w:t>
        </w:r>
      </w:ins>
      <w:ins w:id="706" w:author="Keil, Johannes (Stud. FPN)" w:date="2025-02-19T10:49:00Z" w16du:dateUtc="2025-02-19T10:49:00Z">
        <w:r w:rsidRPr="00A84AFB">
          <w:rPr>
            <w:rFonts w:ascii="Times New Roman" w:hAnsi="Times New Roman" w:cs="Times New Roman"/>
            <w:lang w:val="en-GB"/>
            <w:rPrChange w:id="707" w:author="Keil, Johannes (Stud. FPN)" w:date="2025-02-19T16:04:00Z" w16du:dateUtc="2025-02-19T16:04:00Z">
              <w:rPr>
                <w:lang w:val="en-GB"/>
              </w:rPr>
            </w:rPrChange>
          </w:rPr>
          <w:t xml:space="preserve">we plan to initially include the whole </w:t>
        </w:r>
        <w:proofErr w:type="gramStart"/>
        <w:r w:rsidRPr="00A84AFB">
          <w:rPr>
            <w:rFonts w:ascii="Times New Roman" w:hAnsi="Times New Roman" w:cs="Times New Roman"/>
            <w:lang w:val="en-GB"/>
            <w:rPrChange w:id="708" w:author="Keil, Johannes (Stud. FPN)" w:date="2025-02-19T16:04:00Z" w16du:dateUtc="2025-02-19T16:04:00Z">
              <w:rPr>
                <w:lang w:val="en-GB"/>
              </w:rPr>
            </w:rPrChange>
          </w:rPr>
          <w:t>sample, but</w:t>
        </w:r>
        <w:proofErr w:type="gramEnd"/>
        <w:r w:rsidRPr="00A84AFB">
          <w:rPr>
            <w:rFonts w:ascii="Times New Roman" w:hAnsi="Times New Roman" w:cs="Times New Roman"/>
            <w:lang w:val="en-GB"/>
            <w:rPrChange w:id="709" w:author="Keil, Johannes (Stud. FPN)" w:date="2025-02-19T16:04:00Z" w16du:dateUtc="2025-02-19T16:04:00Z">
              <w:rPr>
                <w:lang w:val="en-GB"/>
              </w:rPr>
            </w:rPrChange>
          </w:rPr>
          <w:t xml:space="preserve"> validate in the reduced sample.</w:t>
        </w:r>
      </w:ins>
    </w:p>
    <w:p w14:paraId="0000007C" w14:textId="574FCE1D" w:rsidR="001B497F" w:rsidRPr="00A84AFB" w:rsidRDefault="00000000">
      <w:pPr>
        <w:rPr>
          <w:rFonts w:ascii="Times New Roman" w:eastAsia="Open Sans" w:hAnsi="Times New Roman" w:cs="Times New Roman"/>
          <w:color w:val="337AB7"/>
          <w:sz w:val="21"/>
          <w:szCs w:val="21"/>
          <w:shd w:val="clear" w:color="auto" w:fill="F5F5F5"/>
          <w:lang w:val="en-GB"/>
          <w:rPrChange w:id="710" w:author="Keil, Johannes (Stud. FPN)" w:date="2025-02-19T16:04:00Z" w16du:dateUtc="2025-02-19T16:04:00Z">
            <w:rPr>
              <w:rFonts w:ascii="Open Sans" w:eastAsia="Open Sans" w:hAnsi="Open Sans" w:cs="Open Sans"/>
              <w:color w:val="337AB7"/>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711" w:author="Keil, Johannes (Stud. FPN)" w:date="2025-02-19T16:04:00Z" w16du:dateUtc="2025-02-19T16:04:00Z">
            <w:rPr>
              <w:rFonts w:ascii="Open Sans" w:eastAsia="Open Sans" w:hAnsi="Open Sans" w:cs="Open Sans"/>
              <w:b/>
              <w:color w:val="333333"/>
              <w:sz w:val="21"/>
              <w:szCs w:val="21"/>
              <w:shd w:val="clear" w:color="auto" w:fill="F5F5F5"/>
            </w:rPr>
          </w:rPrChange>
        </w:rPr>
        <w:t xml:space="preserve">Exploratory </w:t>
      </w:r>
      <w:proofErr w:type="spellStart"/>
      <w:r w:rsidRPr="00A84AFB">
        <w:rPr>
          <w:rFonts w:ascii="Times New Roman" w:eastAsia="Open Sans" w:hAnsi="Times New Roman" w:cs="Times New Roman"/>
          <w:b/>
          <w:color w:val="333333"/>
          <w:sz w:val="21"/>
          <w:szCs w:val="21"/>
          <w:shd w:val="clear" w:color="auto" w:fill="F5F5F5"/>
          <w:lang w:val="en-GB"/>
          <w:rPrChange w:id="712" w:author="Keil, Johannes (Stud. FPN)" w:date="2025-02-19T16:04:00Z" w16du:dateUtc="2025-02-19T16:04:00Z">
            <w:rPr>
              <w:rFonts w:ascii="Open Sans" w:eastAsia="Open Sans" w:hAnsi="Open Sans" w:cs="Open Sans"/>
              <w:b/>
              <w:color w:val="333333"/>
              <w:sz w:val="21"/>
              <w:szCs w:val="21"/>
              <w:shd w:val="clear" w:color="auto" w:fill="F5F5F5"/>
            </w:rPr>
          </w:rPrChange>
        </w:rPr>
        <w:t>analyses</w:t>
      </w:r>
      <w:ins w:id="713" w:author="Keil, Johannes (Stud. FPN)" w:date="2025-02-19T10:48:00Z" w16du:dateUtc="2025-02-19T10:48:00Z">
        <w:r w:rsidR="00516374" w:rsidRPr="00A84AFB">
          <w:rPr>
            <w:rFonts w:ascii="Times New Roman" w:eastAsia="Open Sans" w:hAnsi="Times New Roman" w:cs="Times New Roman"/>
            <w:b/>
            <w:color w:val="333333"/>
            <w:sz w:val="21"/>
            <w:szCs w:val="21"/>
            <w:shd w:val="clear" w:color="auto" w:fill="F5F5F5"/>
            <w:lang w:val="en-GB"/>
            <w:rPrChange w:id="714" w:author="Keil, Johannes (Stud. FPN)" w:date="2025-02-19T16:04:00Z" w16du:dateUtc="2025-02-19T16:04:00Z">
              <w:rPr>
                <w:rFonts w:ascii="Open Sans" w:eastAsia="Open Sans" w:hAnsi="Open Sans" w:cs="Open Sans"/>
                <w:b/>
                <w:color w:val="333333"/>
                <w:sz w:val="21"/>
                <w:szCs w:val="21"/>
                <w:shd w:val="clear" w:color="auto" w:fill="F5F5F5"/>
                <w:lang w:val="en-GB"/>
              </w:rPr>
            </w:rPrChange>
          </w:rPr>
          <w:t>i</w:t>
        </w:r>
      </w:ins>
      <w:proofErr w:type="spellEnd"/>
    </w:p>
    <w:p w14:paraId="0000007D"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715"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7E" w14:textId="6BFF41E8" w:rsidR="001B497F" w:rsidRPr="00A84AFB" w:rsidRDefault="00000000">
      <w:pPr>
        <w:rPr>
          <w:rFonts w:ascii="Times New Roman" w:hAnsi="Times New Roman" w:cs="Times New Roman"/>
          <w:lang w:val="en-GB"/>
          <w:rPrChange w:id="716" w:author="Keil, Johannes (Stud. FPN)" w:date="2025-02-19T16:04:00Z" w16du:dateUtc="2025-02-19T16:04:00Z">
            <w:rPr/>
          </w:rPrChange>
        </w:rPr>
      </w:pPr>
      <w:r w:rsidRPr="00A84AFB">
        <w:rPr>
          <w:rFonts w:ascii="Times New Roman" w:eastAsia="Open Sans" w:hAnsi="Times New Roman" w:cs="Times New Roman"/>
          <w:b/>
          <w:color w:val="333333"/>
          <w:sz w:val="21"/>
          <w:szCs w:val="21"/>
          <w:shd w:val="clear" w:color="auto" w:fill="F5F5F5"/>
          <w:lang w:val="en-GB"/>
          <w:rPrChange w:id="717" w:author="Keil, Johannes (Stud. FPN)" w:date="2025-02-19T16:04:00Z" w16du:dateUtc="2025-02-19T16:04:00Z">
            <w:rPr>
              <w:rFonts w:ascii="Open Sans" w:eastAsia="Open Sans" w:hAnsi="Open Sans" w:cs="Open Sans"/>
              <w:b/>
              <w:color w:val="333333"/>
              <w:sz w:val="21"/>
              <w:szCs w:val="21"/>
              <w:shd w:val="clear" w:color="auto" w:fill="F5F5F5"/>
            </w:rPr>
          </w:rPrChange>
        </w:rPr>
        <w:t>H4 Importance of frequency.</w:t>
      </w:r>
      <w:r w:rsidRPr="00A84AFB">
        <w:rPr>
          <w:rFonts w:ascii="Times New Roman" w:eastAsia="Open Sans" w:hAnsi="Times New Roman" w:cs="Times New Roman"/>
          <w:color w:val="333333"/>
          <w:sz w:val="21"/>
          <w:szCs w:val="21"/>
          <w:shd w:val="clear" w:color="auto" w:fill="F5F5F5"/>
          <w:lang w:val="en-GB"/>
          <w:rPrChange w:id="718"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We expect that severity, frequency and impact of symptoms are differentially associated with participants’ preferences. </w:t>
      </w:r>
      <w:del w:id="719" w:author="Keil, Johannes (Stud. FPN)" w:date="2025-02-19T11:34:00Z" w16du:dateUtc="2025-02-19T11:34:00Z">
        <w:r w:rsidRPr="00A84AFB" w:rsidDel="00630F4F">
          <w:rPr>
            <w:rFonts w:ascii="Times New Roman" w:eastAsia="Open Sans" w:hAnsi="Times New Roman" w:cs="Times New Roman"/>
            <w:color w:val="333333"/>
            <w:sz w:val="21"/>
            <w:szCs w:val="21"/>
            <w:shd w:val="clear" w:color="auto" w:fill="F5F5F5"/>
            <w:lang w:val="en-GB"/>
            <w:rPrChange w:id="720" w:author="Keil, Johannes (Stud. FPN)" w:date="2025-02-19T16:04:00Z" w16du:dateUtc="2025-02-19T16:04:00Z">
              <w:rPr>
                <w:rFonts w:ascii="Open Sans" w:eastAsia="Open Sans" w:hAnsi="Open Sans" w:cs="Open Sans"/>
                <w:color w:val="333333"/>
                <w:sz w:val="21"/>
                <w:szCs w:val="21"/>
                <w:shd w:val="clear" w:color="auto" w:fill="F5F5F5"/>
              </w:rPr>
            </w:rPrChange>
          </w:rPr>
          <w:delText xml:space="preserve">In particular, we would assume </w:delText>
        </w:r>
        <w:commentRangeStart w:id="721"/>
        <w:commentRangeStart w:id="722"/>
        <w:commentRangeStart w:id="723"/>
        <w:r w:rsidRPr="00A84AFB" w:rsidDel="00630F4F">
          <w:rPr>
            <w:rFonts w:ascii="Times New Roman" w:eastAsia="Open Sans" w:hAnsi="Times New Roman" w:cs="Times New Roman"/>
            <w:color w:val="333333"/>
            <w:sz w:val="21"/>
            <w:szCs w:val="21"/>
            <w:shd w:val="clear" w:color="auto" w:fill="F5F5F5"/>
            <w:lang w:val="en-GB"/>
            <w:rPrChange w:id="724" w:author="Keil, Johannes (Stud. FPN)" w:date="2025-02-19T16:04:00Z" w16du:dateUtc="2025-02-19T16:04:00Z">
              <w:rPr>
                <w:rFonts w:ascii="Open Sans" w:eastAsia="Open Sans" w:hAnsi="Open Sans" w:cs="Open Sans"/>
                <w:color w:val="333333"/>
                <w:sz w:val="21"/>
                <w:szCs w:val="21"/>
                <w:shd w:val="clear" w:color="auto" w:fill="F5F5F5"/>
              </w:rPr>
            </w:rPrChange>
          </w:rPr>
          <w:delText>that frequency may be more important than impact or severity</w:delText>
        </w:r>
        <w:commentRangeEnd w:id="721"/>
        <w:r w:rsidR="00C05C22" w:rsidRPr="00A84AFB" w:rsidDel="00630F4F">
          <w:rPr>
            <w:rStyle w:val="CommentReference"/>
            <w:rFonts w:ascii="Times New Roman" w:hAnsi="Times New Roman" w:cs="Times New Roman"/>
            <w:rPrChange w:id="725" w:author="Keil, Johannes (Stud. FPN)" w:date="2025-02-19T16:04:00Z" w16du:dateUtc="2025-02-19T16:04:00Z">
              <w:rPr>
                <w:rStyle w:val="CommentReference"/>
              </w:rPr>
            </w:rPrChange>
          </w:rPr>
          <w:commentReference w:id="721"/>
        </w:r>
        <w:commentRangeEnd w:id="722"/>
        <w:r w:rsidR="00A75AD8" w:rsidRPr="00A84AFB" w:rsidDel="00630F4F">
          <w:rPr>
            <w:rStyle w:val="CommentReference"/>
            <w:rFonts w:ascii="Times New Roman" w:hAnsi="Times New Roman" w:cs="Times New Roman"/>
            <w:rPrChange w:id="726" w:author="Keil, Johannes (Stud. FPN)" w:date="2025-02-19T16:04:00Z" w16du:dateUtc="2025-02-19T16:04:00Z">
              <w:rPr>
                <w:rStyle w:val="CommentReference"/>
              </w:rPr>
            </w:rPrChange>
          </w:rPr>
          <w:commentReference w:id="722"/>
        </w:r>
      </w:del>
      <w:commentRangeEnd w:id="723"/>
      <w:r w:rsidR="00CF1045" w:rsidRPr="00A84AFB">
        <w:rPr>
          <w:rStyle w:val="CommentReference"/>
          <w:rFonts w:ascii="Times New Roman" w:hAnsi="Times New Roman" w:cs="Times New Roman"/>
          <w:rPrChange w:id="727" w:author="Keil, Johannes (Stud. FPN)" w:date="2025-02-19T16:04:00Z" w16du:dateUtc="2025-02-19T16:04:00Z">
            <w:rPr>
              <w:rStyle w:val="CommentReference"/>
            </w:rPr>
          </w:rPrChange>
        </w:rPr>
        <w:commentReference w:id="723"/>
      </w:r>
      <w:del w:id="728" w:author="Keil, Johannes (Stud. FPN)" w:date="2025-02-19T11:34:00Z" w16du:dateUtc="2025-02-19T11:34:00Z">
        <w:r w:rsidRPr="00A84AFB" w:rsidDel="00630F4F">
          <w:rPr>
            <w:rFonts w:ascii="Times New Roman" w:eastAsia="Open Sans" w:hAnsi="Times New Roman" w:cs="Times New Roman"/>
            <w:color w:val="333333"/>
            <w:sz w:val="21"/>
            <w:szCs w:val="21"/>
            <w:shd w:val="clear" w:color="auto" w:fill="F5F5F5"/>
            <w:lang w:val="en-GB"/>
            <w:rPrChange w:id="729" w:author="Keil, Johannes (Stud. FPN)" w:date="2025-02-19T16:04:00Z" w16du:dateUtc="2025-02-19T16:04:00Z">
              <w:rPr>
                <w:rFonts w:ascii="Open Sans" w:eastAsia="Open Sans" w:hAnsi="Open Sans" w:cs="Open Sans"/>
                <w:color w:val="333333"/>
                <w:sz w:val="21"/>
                <w:szCs w:val="21"/>
                <w:shd w:val="clear" w:color="auto" w:fill="F5F5F5"/>
              </w:rPr>
            </w:rPrChange>
          </w:rPr>
          <w:delText>.</w:delText>
        </w:r>
      </w:del>
      <w:ins w:id="730" w:author="Keil, Johannes (Stud. FPN)" w:date="2025-02-19T11:34:00Z" w16du:dateUtc="2025-02-19T11:34:00Z">
        <w:r w:rsidR="00630F4F" w:rsidRPr="00A84AFB">
          <w:rPr>
            <w:rFonts w:ascii="Times New Roman" w:eastAsia="Open Sans" w:hAnsi="Times New Roman" w:cs="Times New Roman"/>
            <w:color w:val="333333"/>
            <w:sz w:val="21"/>
            <w:szCs w:val="21"/>
            <w:shd w:val="clear" w:color="auto" w:fill="F5F5F5"/>
            <w:lang w:val="en-GB"/>
            <w:rPrChange w:id="731" w:author="Keil, Johannes (Stud. FPN)" w:date="2025-02-19T16:04:00Z" w16du:dateUtc="2025-02-19T16:04:00Z">
              <w:rPr>
                <w:rFonts w:ascii="Open Sans" w:eastAsia="Open Sans" w:hAnsi="Open Sans" w:cs="Open Sans"/>
                <w:color w:val="333333"/>
                <w:sz w:val="21"/>
                <w:szCs w:val="21"/>
                <w:shd w:val="clear" w:color="auto" w:fill="F5F5F5"/>
                <w:lang w:val="en-GB"/>
              </w:rPr>
            </w:rPrChange>
          </w:rPr>
          <w:t xml:space="preserve">However, we have no prior hypothesis about which of the three may be most </w:t>
        </w:r>
        <w:proofErr w:type="spellStart"/>
        <w:r w:rsidR="00630F4F" w:rsidRPr="00A84AFB">
          <w:rPr>
            <w:rFonts w:ascii="Times New Roman" w:eastAsia="Open Sans" w:hAnsi="Times New Roman" w:cs="Times New Roman"/>
            <w:color w:val="333333"/>
            <w:sz w:val="21"/>
            <w:szCs w:val="21"/>
            <w:shd w:val="clear" w:color="auto" w:fill="F5F5F5"/>
            <w:lang w:val="en-GB"/>
            <w:rPrChange w:id="732" w:author="Keil, Johannes (Stud. FPN)" w:date="2025-02-19T16:04:00Z" w16du:dateUtc="2025-02-19T16:04:00Z">
              <w:rPr>
                <w:rFonts w:ascii="Open Sans" w:eastAsia="Open Sans" w:hAnsi="Open Sans" w:cs="Open Sans"/>
                <w:color w:val="333333"/>
                <w:sz w:val="21"/>
                <w:szCs w:val="21"/>
                <w:shd w:val="clear" w:color="auto" w:fill="F5F5F5"/>
                <w:lang w:val="en-GB"/>
              </w:rPr>
            </w:rPrChange>
          </w:rPr>
          <w:t>im</w:t>
        </w:r>
      </w:ins>
      <w:ins w:id="733" w:author="Keil, Johannes (Stud. FPN)" w:date="2025-02-19T16:15:00Z" w16du:dateUtc="2025-02-19T16:15:00Z">
        <w:r w:rsidR="007E574D">
          <w:rPr>
            <w:rFonts w:ascii="Times New Roman" w:eastAsia="Open Sans" w:hAnsi="Times New Roman" w:cs="Times New Roman"/>
            <w:color w:val="333333"/>
            <w:sz w:val="21"/>
            <w:szCs w:val="21"/>
            <w:shd w:val="clear" w:color="auto" w:fill="F5F5F5"/>
            <w:lang w:val="en-GB"/>
          </w:rPr>
          <w:t>s</w:t>
        </w:r>
      </w:ins>
      <w:ins w:id="734" w:author="Keil, Johannes (Stud. FPN)" w:date="2025-02-19T11:34:00Z" w16du:dateUtc="2025-02-19T11:34:00Z">
        <w:r w:rsidR="00630F4F" w:rsidRPr="00A84AFB">
          <w:rPr>
            <w:rFonts w:ascii="Times New Roman" w:eastAsia="Open Sans" w:hAnsi="Times New Roman" w:cs="Times New Roman"/>
            <w:color w:val="333333"/>
            <w:sz w:val="21"/>
            <w:szCs w:val="21"/>
            <w:shd w:val="clear" w:color="auto" w:fill="F5F5F5"/>
            <w:lang w:val="en-GB"/>
            <w:rPrChange w:id="735" w:author="Keil, Johannes (Stud. FPN)" w:date="2025-02-19T16:04:00Z" w16du:dateUtc="2025-02-19T16:04:00Z">
              <w:rPr>
                <w:rFonts w:ascii="Open Sans" w:eastAsia="Open Sans" w:hAnsi="Open Sans" w:cs="Open Sans"/>
                <w:color w:val="333333"/>
                <w:sz w:val="21"/>
                <w:szCs w:val="21"/>
                <w:shd w:val="clear" w:color="auto" w:fill="F5F5F5"/>
                <w:lang w:val="en-GB"/>
              </w:rPr>
            </w:rPrChange>
          </w:rPr>
          <w:t>portant</w:t>
        </w:r>
        <w:proofErr w:type="spellEnd"/>
        <w:r w:rsidR="00630F4F" w:rsidRPr="00A84AFB">
          <w:rPr>
            <w:rFonts w:ascii="Times New Roman" w:eastAsia="Open Sans" w:hAnsi="Times New Roman" w:cs="Times New Roman"/>
            <w:color w:val="333333"/>
            <w:sz w:val="21"/>
            <w:szCs w:val="21"/>
            <w:shd w:val="clear" w:color="auto" w:fill="F5F5F5"/>
            <w:lang w:val="en-GB"/>
            <w:rPrChange w:id="736" w:author="Keil, Johannes (Stud. FPN)" w:date="2025-02-19T16:04:00Z" w16du:dateUtc="2025-02-19T16:04:00Z">
              <w:rPr>
                <w:rFonts w:ascii="Open Sans" w:eastAsia="Open Sans" w:hAnsi="Open Sans" w:cs="Open Sans"/>
                <w:color w:val="333333"/>
                <w:sz w:val="21"/>
                <w:szCs w:val="21"/>
                <w:shd w:val="clear" w:color="auto" w:fill="F5F5F5"/>
                <w:lang w:val="en-GB"/>
              </w:rPr>
            </w:rPrChange>
          </w:rPr>
          <w:t>.</w:t>
        </w:r>
      </w:ins>
      <w:r w:rsidRPr="00A84AFB">
        <w:rPr>
          <w:rFonts w:ascii="Times New Roman" w:eastAsia="Open Sans" w:hAnsi="Times New Roman" w:cs="Times New Roman"/>
          <w:color w:val="333333"/>
          <w:sz w:val="21"/>
          <w:szCs w:val="21"/>
          <w:shd w:val="clear" w:color="auto" w:fill="F5F5F5"/>
          <w:lang w:val="en-GB"/>
          <w:rPrChange w:id="737"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To test this, we will run the linear mixed effects model specified under H2.2 separately using severity, frequency and impact as dependent variables. We will compare model fit using the AIC and BIC to determine if there is a meaningful difference in their effect on participants preference for change.</w:t>
      </w:r>
    </w:p>
    <w:p w14:paraId="0000007F" w14:textId="72FB8DF5" w:rsidR="001B497F" w:rsidRPr="00A84AFB" w:rsidRDefault="00000000">
      <w:pPr>
        <w:rPr>
          <w:rFonts w:ascii="Times New Roman" w:hAnsi="Times New Roman" w:cs="Times New Roman"/>
          <w:lang w:val="en-GB"/>
          <w:rPrChange w:id="738" w:author="Keil, Johannes (Stud. FPN)" w:date="2025-02-19T16:04:00Z" w16du:dateUtc="2025-02-19T16:04:00Z">
            <w:rPr/>
          </w:rPrChange>
        </w:rPr>
      </w:pPr>
      <w:r w:rsidRPr="00A84AFB">
        <w:rPr>
          <w:rFonts w:ascii="Times New Roman" w:hAnsi="Times New Roman" w:cs="Times New Roman"/>
          <w:b/>
          <w:lang w:val="en-GB"/>
          <w:rPrChange w:id="739" w:author="Keil, Johannes (Stud. FPN)" w:date="2025-02-19T16:04:00Z" w16du:dateUtc="2025-02-19T16:04:00Z">
            <w:rPr>
              <w:b/>
            </w:rPr>
          </w:rPrChange>
        </w:rPr>
        <w:t xml:space="preserve">H5 Clustering. </w:t>
      </w:r>
      <w:r w:rsidRPr="00A84AFB">
        <w:rPr>
          <w:rFonts w:ascii="Times New Roman" w:hAnsi="Times New Roman" w:cs="Times New Roman"/>
          <w:lang w:val="en-GB"/>
          <w:rPrChange w:id="740" w:author="Keil, Johannes (Stud. FPN)" w:date="2025-02-19T16:04:00Z" w16du:dateUtc="2025-02-19T16:04:00Z">
            <w:rPr/>
          </w:rPrChange>
        </w:rPr>
        <w:t xml:space="preserve">We predict that participants’ preference profiles may form clusters. We will use k-means clustering to group participants’ preferences (based on Likert-responses or raw item wins) into clusters. First, we will apply a version of multi-dimensional scaling to reduce the </w:t>
      </w:r>
      <w:del w:id="741" w:author="Nielson, Dylan (NIH/NIMH) [E]" w:date="2025-02-18T10:58:00Z" w16du:dateUtc="2025-02-18T15:58:00Z">
        <w:r w:rsidRPr="00A84AFB" w:rsidDel="00C05C22">
          <w:rPr>
            <w:rFonts w:ascii="Times New Roman" w:hAnsi="Times New Roman" w:cs="Times New Roman"/>
            <w:lang w:val="en-GB"/>
            <w:rPrChange w:id="742" w:author="Keil, Johannes (Stud. FPN)" w:date="2025-02-19T16:04:00Z" w16du:dateUtc="2025-02-19T16:04:00Z">
              <w:rPr/>
            </w:rPrChange>
          </w:rPr>
          <w:delText>amount</w:delText>
        </w:r>
      </w:del>
      <w:ins w:id="743" w:author="Nielson, Dylan (NIH/NIMH) [E]" w:date="2025-02-18T10:58:00Z" w16du:dateUtc="2025-02-18T15:58:00Z">
        <w:r w:rsidR="00C05C22" w:rsidRPr="00A84AFB">
          <w:rPr>
            <w:rFonts w:ascii="Times New Roman" w:hAnsi="Times New Roman" w:cs="Times New Roman"/>
            <w:lang w:val="en-GB"/>
            <w:rPrChange w:id="744" w:author="Keil, Johannes (Stud. FPN)" w:date="2025-02-19T16:04:00Z" w16du:dateUtc="2025-02-19T16:04:00Z">
              <w:rPr>
                <w:lang w:val="en-GB"/>
              </w:rPr>
            </w:rPrChange>
          </w:rPr>
          <w:t>number</w:t>
        </w:r>
      </w:ins>
      <w:r w:rsidRPr="00A84AFB">
        <w:rPr>
          <w:rFonts w:ascii="Times New Roman" w:hAnsi="Times New Roman" w:cs="Times New Roman"/>
          <w:lang w:val="en-GB"/>
          <w:rPrChange w:id="745" w:author="Keil, Johannes (Stud. FPN)" w:date="2025-02-19T16:04:00Z" w16du:dateUtc="2025-02-19T16:04:00Z">
            <w:rPr/>
          </w:rPrChange>
        </w:rPr>
        <w:t xml:space="preserve"> of variables to a manageable level. We plan to extract 2 or 3 dimensions to maintain interpretability, but different solutions will be computed and compared using AIC and BIC. For k-means clustering, the number of clusters will be determined using the elbow method (visual examination of a scree-like plot, showing the drop in mean within-cluster variance as the number of clusters is increased), and validated using the silhouette method. If more than one cluster is found, we will then conduct a range of exploratory analyses. First, we will visually examine the preference profiles giving rise to the clusters and compute a Bradley-Terry-Model using cluster-membership as predictor. Next, we would like to test for association between demographic variables (age, sex, depression-severity) and derived variables (entropy score) and cluster-membership.</w:t>
      </w:r>
    </w:p>
    <w:p w14:paraId="00000080" w14:textId="6147944C" w:rsidR="001B497F" w:rsidRPr="00A84AFB" w:rsidRDefault="00000000">
      <w:pPr>
        <w:rPr>
          <w:rFonts w:ascii="Times New Roman" w:eastAsia="Open Sans" w:hAnsi="Times New Roman" w:cs="Times New Roman"/>
          <w:color w:val="333333"/>
          <w:sz w:val="21"/>
          <w:szCs w:val="21"/>
          <w:shd w:val="clear" w:color="auto" w:fill="F5F5F5"/>
          <w:lang w:val="en-GB"/>
          <w:rPrChange w:id="746" w:author="Keil, Johannes (Stud. FPN)" w:date="2025-02-19T16:04:00Z" w16du:dateUtc="2025-02-19T16:04:00Z">
            <w:rPr>
              <w:rFonts w:ascii="Open Sans" w:eastAsia="Open Sans" w:hAnsi="Open Sans" w:cs="Open Sans"/>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747" w:author="Keil, Johannes (Stud. FPN)" w:date="2025-02-19T16:04:00Z" w16du:dateUtc="2025-02-19T16:04:00Z">
            <w:rPr>
              <w:rFonts w:ascii="Open Sans" w:eastAsia="Open Sans" w:hAnsi="Open Sans" w:cs="Open Sans"/>
              <w:b/>
              <w:color w:val="333333"/>
              <w:sz w:val="21"/>
              <w:szCs w:val="21"/>
              <w:shd w:val="clear" w:color="auto" w:fill="F5F5F5"/>
            </w:rPr>
          </w:rPrChange>
        </w:rPr>
        <w:t xml:space="preserve">H6 Decisiveness. </w:t>
      </w:r>
      <w:r w:rsidRPr="00A84AFB">
        <w:rPr>
          <w:rFonts w:ascii="Times New Roman" w:eastAsia="Open Sans" w:hAnsi="Times New Roman" w:cs="Times New Roman"/>
          <w:color w:val="333333"/>
          <w:sz w:val="21"/>
          <w:szCs w:val="21"/>
          <w:shd w:val="clear" w:color="auto" w:fill="F5F5F5"/>
          <w:lang w:val="en-GB"/>
          <w:rPrChange w:id="748" w:author="Keil, Johannes (Stud. FPN)" w:date="2025-02-19T16:04:00Z" w16du:dateUtc="2025-02-19T16:04:00Z">
            <w:rPr>
              <w:rFonts w:ascii="Open Sans" w:eastAsia="Open Sans" w:hAnsi="Open Sans" w:cs="Open Sans"/>
              <w:color w:val="333333"/>
              <w:sz w:val="21"/>
              <w:szCs w:val="21"/>
              <w:shd w:val="clear" w:color="auto" w:fill="F5F5F5"/>
            </w:rPr>
          </w:rPrChange>
        </w:rPr>
        <w:t xml:space="preserve">Based on the entropy-analysis reported above, we plan to compute an ‘entropy score’, computed as one minus the quotient of observed entropy in a participants’ preference profile and the maximal entropy that can be attained (i.e., uniformity). Conceptually, this gives a measure of ‘decisiveness’ - where higher scores indicate that participants had more pronounced preferences. We would like to explore whether </w:t>
      </w:r>
      <w:del w:id="749" w:author="Keil, Johannes (Stud. FPN)" w:date="2025-02-19T11:47:00Z" w16du:dateUtc="2025-02-19T11:47:00Z">
        <w:r w:rsidRPr="00A84AFB" w:rsidDel="00CF1045">
          <w:rPr>
            <w:rFonts w:ascii="Times New Roman" w:eastAsia="Open Sans" w:hAnsi="Times New Roman" w:cs="Times New Roman"/>
            <w:color w:val="333333"/>
            <w:sz w:val="21"/>
            <w:szCs w:val="21"/>
            <w:shd w:val="clear" w:color="auto" w:fill="F5F5F5"/>
            <w:lang w:val="en-GB"/>
            <w:rPrChange w:id="750" w:author="Keil, Johannes (Stud. FPN)" w:date="2025-02-19T16:04:00Z" w16du:dateUtc="2025-02-19T16:04:00Z">
              <w:rPr>
                <w:rFonts w:ascii="Open Sans" w:eastAsia="Open Sans" w:hAnsi="Open Sans" w:cs="Open Sans"/>
                <w:color w:val="333333"/>
                <w:sz w:val="21"/>
                <w:szCs w:val="21"/>
                <w:shd w:val="clear" w:color="auto" w:fill="F5F5F5"/>
              </w:rPr>
            </w:rPrChange>
          </w:rPr>
          <w:delText xml:space="preserve">depressed </w:delText>
        </w:r>
      </w:del>
      <w:r w:rsidRPr="00A84AFB">
        <w:rPr>
          <w:rFonts w:ascii="Times New Roman" w:eastAsia="Open Sans" w:hAnsi="Times New Roman" w:cs="Times New Roman"/>
          <w:color w:val="333333"/>
          <w:sz w:val="21"/>
          <w:szCs w:val="21"/>
          <w:shd w:val="clear" w:color="auto" w:fill="F5F5F5"/>
          <w:lang w:val="en-GB"/>
          <w:rPrChange w:id="751" w:author="Keil, Johannes (Stud. FPN)" w:date="2025-02-19T16:04:00Z" w16du:dateUtc="2025-02-19T16:04:00Z">
            <w:rPr>
              <w:rFonts w:ascii="Open Sans" w:eastAsia="Open Sans" w:hAnsi="Open Sans" w:cs="Open Sans"/>
              <w:color w:val="333333"/>
              <w:sz w:val="21"/>
              <w:szCs w:val="21"/>
              <w:shd w:val="clear" w:color="auto" w:fill="F5F5F5"/>
            </w:rPr>
          </w:rPrChange>
        </w:rPr>
        <w:t>participants</w:t>
      </w:r>
      <w:ins w:id="752" w:author="Keil, Johannes (Stud. FPN)" w:date="2025-02-19T11:47:00Z" w16du:dateUtc="2025-02-19T11:47:00Z">
        <w:r w:rsidR="00CF1045" w:rsidRPr="00A84AFB">
          <w:rPr>
            <w:rFonts w:ascii="Times New Roman" w:eastAsia="Open Sans" w:hAnsi="Times New Roman" w:cs="Times New Roman"/>
            <w:color w:val="333333"/>
            <w:sz w:val="21"/>
            <w:szCs w:val="21"/>
            <w:shd w:val="clear" w:color="auto" w:fill="F5F5F5"/>
            <w:lang w:val="en-GB"/>
            <w:rPrChange w:id="753" w:author="Keil, Johannes (Stud. FPN)" w:date="2025-02-19T16:04:00Z" w16du:dateUtc="2025-02-19T16:04:00Z">
              <w:rPr>
                <w:rFonts w:ascii="Open Sans" w:eastAsia="Open Sans" w:hAnsi="Open Sans" w:cs="Open Sans"/>
                <w:color w:val="333333"/>
                <w:sz w:val="21"/>
                <w:szCs w:val="21"/>
                <w:shd w:val="clear" w:color="auto" w:fill="F5F5F5"/>
                <w:lang w:val="en-GB"/>
              </w:rPr>
            </w:rPrChange>
          </w:rPr>
          <w:t xml:space="preserve"> with larger depression scores</w:t>
        </w:r>
      </w:ins>
      <w:r w:rsidRPr="00A84AFB">
        <w:rPr>
          <w:rFonts w:ascii="Times New Roman" w:eastAsia="Open Sans" w:hAnsi="Times New Roman" w:cs="Times New Roman"/>
          <w:color w:val="333333"/>
          <w:sz w:val="21"/>
          <w:szCs w:val="21"/>
          <w:shd w:val="clear" w:color="auto" w:fill="F5F5F5"/>
          <w:lang w:val="en-GB"/>
          <w:rPrChange w:id="754" w:author="Keil, Johannes (Stud. FPN)" w:date="2025-02-19T16:04:00Z" w16du:dateUtc="2025-02-19T16:04:00Z">
            <w:rPr>
              <w:rFonts w:ascii="Open Sans" w:eastAsia="Open Sans" w:hAnsi="Open Sans" w:cs="Open Sans"/>
              <w:color w:val="333333"/>
              <w:sz w:val="21"/>
              <w:szCs w:val="21"/>
              <w:shd w:val="clear" w:color="auto" w:fill="F5F5F5"/>
            </w:rPr>
          </w:rPrChange>
        </w:rPr>
        <w:t xml:space="preserve"> report lower entropy scores (i.e., are less decisive on the questionnaire).</w:t>
      </w:r>
    </w:p>
    <w:p w14:paraId="00000081"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755"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82" w14:textId="77777777" w:rsidR="001B497F" w:rsidRPr="00A84AFB" w:rsidRDefault="001B497F">
      <w:pPr>
        <w:rPr>
          <w:rFonts w:ascii="Times New Roman" w:eastAsia="Open Sans" w:hAnsi="Times New Roman" w:cs="Times New Roman"/>
          <w:color w:val="333333"/>
          <w:sz w:val="21"/>
          <w:szCs w:val="21"/>
          <w:shd w:val="clear" w:color="auto" w:fill="F5F5F5"/>
          <w:lang w:val="en-GB"/>
          <w:rPrChange w:id="756" w:author="Keil, Johannes (Stud. FPN)" w:date="2025-02-19T16:04:00Z" w16du:dateUtc="2025-02-19T16:04:00Z">
            <w:rPr>
              <w:rFonts w:ascii="Open Sans" w:eastAsia="Open Sans" w:hAnsi="Open Sans" w:cs="Open Sans"/>
              <w:color w:val="333333"/>
              <w:sz w:val="21"/>
              <w:szCs w:val="21"/>
              <w:shd w:val="clear" w:color="auto" w:fill="F5F5F5"/>
            </w:rPr>
          </w:rPrChange>
        </w:rPr>
      </w:pPr>
    </w:p>
    <w:p w14:paraId="00000083" w14:textId="77777777" w:rsidR="001B497F" w:rsidRPr="00A84AFB" w:rsidRDefault="00000000">
      <w:pPr>
        <w:rPr>
          <w:rFonts w:ascii="Times New Roman" w:eastAsia="Open Sans" w:hAnsi="Times New Roman" w:cs="Times New Roman"/>
          <w:b/>
          <w:color w:val="333333"/>
          <w:sz w:val="21"/>
          <w:szCs w:val="21"/>
          <w:shd w:val="clear" w:color="auto" w:fill="F5F5F5"/>
          <w:lang w:val="en-GB"/>
          <w:rPrChange w:id="757" w:author="Keil, Johannes (Stud. FPN)" w:date="2025-02-19T16:04:00Z" w16du:dateUtc="2025-02-19T16:04:00Z">
            <w:rPr>
              <w:rFonts w:ascii="Open Sans" w:eastAsia="Open Sans" w:hAnsi="Open Sans" w:cs="Open Sans"/>
              <w:b/>
              <w:color w:val="333333"/>
              <w:sz w:val="21"/>
              <w:szCs w:val="21"/>
              <w:shd w:val="clear" w:color="auto" w:fill="F5F5F5"/>
            </w:rPr>
          </w:rPrChange>
        </w:rPr>
      </w:pPr>
      <w:r w:rsidRPr="00A84AFB">
        <w:rPr>
          <w:rFonts w:ascii="Times New Roman" w:eastAsia="Open Sans" w:hAnsi="Times New Roman" w:cs="Times New Roman"/>
          <w:b/>
          <w:color w:val="333333"/>
          <w:sz w:val="21"/>
          <w:szCs w:val="21"/>
          <w:shd w:val="clear" w:color="auto" w:fill="F5F5F5"/>
          <w:lang w:val="en-GB"/>
          <w:rPrChange w:id="758" w:author="Keil, Johannes (Stud. FPN)" w:date="2025-02-19T16:04:00Z" w16du:dateUtc="2025-02-19T16:04:00Z">
            <w:rPr>
              <w:rFonts w:ascii="Open Sans" w:eastAsia="Open Sans" w:hAnsi="Open Sans" w:cs="Open Sans"/>
              <w:b/>
              <w:color w:val="333333"/>
              <w:sz w:val="21"/>
              <w:szCs w:val="21"/>
              <w:shd w:val="clear" w:color="auto" w:fill="F5F5F5"/>
            </w:rPr>
          </w:rPrChange>
        </w:rPr>
        <w:t>Reference List:</w:t>
      </w:r>
    </w:p>
    <w:p w14:paraId="00000084" w14:textId="77777777" w:rsidR="001B497F" w:rsidRPr="00A84AFB" w:rsidRDefault="001B497F">
      <w:pPr>
        <w:rPr>
          <w:rFonts w:ascii="Times New Roman" w:hAnsi="Times New Roman" w:cs="Times New Roman"/>
          <w:lang w:val="en-GB"/>
          <w:rPrChange w:id="759" w:author="Keil, Johannes (Stud. FPN)" w:date="2025-02-19T16:04:00Z" w16du:dateUtc="2025-02-19T16:04:00Z">
            <w:rPr/>
          </w:rPrChange>
        </w:rPr>
      </w:pPr>
    </w:p>
    <w:p w14:paraId="00000085" w14:textId="77777777" w:rsidR="001B497F" w:rsidRPr="00A84AFB" w:rsidRDefault="001B497F">
      <w:pPr>
        <w:rPr>
          <w:rFonts w:ascii="Times New Roman" w:hAnsi="Times New Roman" w:cs="Times New Roman"/>
          <w:lang w:val="en-GB"/>
          <w:rPrChange w:id="760" w:author="Keil, Johannes (Stud. FPN)" w:date="2025-02-19T16:04:00Z" w16du:dateUtc="2025-02-19T16:04:00Z">
            <w:rPr/>
          </w:rPrChange>
        </w:rPr>
      </w:pPr>
    </w:p>
    <w:p w14:paraId="00000086" w14:textId="77777777" w:rsidR="001B497F" w:rsidRPr="00A84AFB" w:rsidRDefault="00000000">
      <w:pPr>
        <w:spacing w:line="480" w:lineRule="auto"/>
        <w:ind w:left="720"/>
        <w:rPr>
          <w:rFonts w:ascii="Times New Roman" w:eastAsia="Times New Roman" w:hAnsi="Times New Roman" w:cs="Times New Roman"/>
          <w:sz w:val="24"/>
          <w:szCs w:val="24"/>
          <w:lang w:val="en-GB"/>
          <w:rPrChange w:id="761"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762" w:author="Keil, Johannes (Stud. FPN)" w:date="2025-02-19T16:04:00Z" w16du:dateUtc="2025-02-19T16:04:00Z">
            <w:rPr>
              <w:rFonts w:ascii="Times New Roman" w:eastAsia="Times New Roman" w:hAnsi="Times New Roman" w:cs="Times New Roman"/>
              <w:sz w:val="24"/>
              <w:szCs w:val="24"/>
            </w:rPr>
          </w:rPrChange>
        </w:rPr>
        <w:lastRenderedPageBreak/>
        <w:t xml:space="preserve">Cooper, M., van Rijn, B., </w:t>
      </w:r>
      <w:proofErr w:type="spellStart"/>
      <w:r w:rsidRPr="00A84AFB">
        <w:rPr>
          <w:rFonts w:ascii="Times New Roman" w:eastAsia="Times New Roman" w:hAnsi="Times New Roman" w:cs="Times New Roman"/>
          <w:sz w:val="24"/>
          <w:szCs w:val="24"/>
          <w:lang w:val="en-GB"/>
          <w:rPrChange w:id="763" w:author="Keil, Johannes (Stud. FPN)" w:date="2025-02-19T16:04:00Z" w16du:dateUtc="2025-02-19T16:04:00Z">
            <w:rPr>
              <w:rFonts w:ascii="Times New Roman" w:eastAsia="Times New Roman" w:hAnsi="Times New Roman" w:cs="Times New Roman"/>
              <w:sz w:val="24"/>
              <w:szCs w:val="24"/>
            </w:rPr>
          </w:rPrChange>
        </w:rPr>
        <w:t>Chryssafidou</w:t>
      </w:r>
      <w:proofErr w:type="spellEnd"/>
      <w:r w:rsidRPr="00A84AFB">
        <w:rPr>
          <w:rFonts w:ascii="Times New Roman" w:eastAsia="Times New Roman" w:hAnsi="Times New Roman" w:cs="Times New Roman"/>
          <w:sz w:val="24"/>
          <w:szCs w:val="24"/>
          <w:lang w:val="en-GB"/>
          <w:rPrChange w:id="764" w:author="Keil, Johannes (Stud. FPN)" w:date="2025-02-19T16:04:00Z" w16du:dateUtc="2025-02-19T16:04:00Z">
            <w:rPr>
              <w:rFonts w:ascii="Times New Roman" w:eastAsia="Times New Roman" w:hAnsi="Times New Roman" w:cs="Times New Roman"/>
              <w:sz w:val="24"/>
              <w:szCs w:val="24"/>
            </w:rPr>
          </w:rPrChange>
        </w:rPr>
        <w:t xml:space="preserve">, E., &amp; Stiles, W. B. (2021). Activity preferences in psychotherapy: what do patients want and how does this relate to outcomes and alliance? </w:t>
      </w:r>
      <w:r w:rsidRPr="00A84AFB">
        <w:rPr>
          <w:rFonts w:ascii="Times New Roman" w:eastAsia="Times New Roman" w:hAnsi="Times New Roman" w:cs="Times New Roman"/>
          <w:i/>
          <w:sz w:val="24"/>
          <w:szCs w:val="24"/>
          <w:lang w:val="en-GB"/>
          <w:rPrChange w:id="765" w:author="Keil, Johannes (Stud. FPN)" w:date="2025-02-19T16:04:00Z" w16du:dateUtc="2025-02-19T16:04:00Z">
            <w:rPr>
              <w:rFonts w:ascii="Times New Roman" w:eastAsia="Times New Roman" w:hAnsi="Times New Roman" w:cs="Times New Roman"/>
              <w:i/>
              <w:sz w:val="24"/>
              <w:szCs w:val="24"/>
            </w:rPr>
          </w:rPrChange>
        </w:rPr>
        <w:t>Counselling Psychology Quarterly</w:t>
      </w:r>
      <w:r w:rsidRPr="00A84AFB">
        <w:rPr>
          <w:rFonts w:ascii="Times New Roman" w:eastAsia="Times New Roman" w:hAnsi="Times New Roman" w:cs="Times New Roman"/>
          <w:sz w:val="24"/>
          <w:szCs w:val="24"/>
          <w:lang w:val="en-GB"/>
          <w:rPrChange w:id="766"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767" w:author="Keil, Johannes (Stud. FPN)" w:date="2025-02-19T16:04:00Z" w16du:dateUtc="2025-02-19T16:04:00Z">
            <w:rPr>
              <w:rFonts w:ascii="Times New Roman" w:eastAsia="Times New Roman" w:hAnsi="Times New Roman" w:cs="Times New Roman"/>
              <w:i/>
              <w:sz w:val="24"/>
              <w:szCs w:val="24"/>
            </w:rPr>
          </w:rPrChange>
        </w:rPr>
        <w:t>35</w:t>
      </w:r>
      <w:r w:rsidRPr="00A84AFB">
        <w:rPr>
          <w:rFonts w:ascii="Times New Roman" w:eastAsia="Times New Roman" w:hAnsi="Times New Roman" w:cs="Times New Roman"/>
          <w:sz w:val="24"/>
          <w:szCs w:val="24"/>
          <w:lang w:val="en-GB"/>
          <w:rPrChange w:id="768" w:author="Keil, Johannes (Stud. FPN)" w:date="2025-02-19T16:04:00Z" w16du:dateUtc="2025-02-19T16:04:00Z">
            <w:rPr>
              <w:rFonts w:ascii="Times New Roman" w:eastAsia="Times New Roman" w:hAnsi="Times New Roman" w:cs="Times New Roman"/>
              <w:sz w:val="24"/>
              <w:szCs w:val="24"/>
            </w:rPr>
          </w:rPrChange>
        </w:rPr>
        <w:t>(3), 1–24. https://doi.org/10.1080/09515070.2021.1877620</w:t>
      </w:r>
    </w:p>
    <w:p w14:paraId="00000087" w14:textId="77777777" w:rsidR="001B497F" w:rsidRPr="00A84AFB" w:rsidRDefault="00000000">
      <w:pPr>
        <w:spacing w:line="480" w:lineRule="auto"/>
        <w:ind w:left="720"/>
        <w:rPr>
          <w:rFonts w:ascii="Times New Roman" w:eastAsia="Times New Roman" w:hAnsi="Times New Roman" w:cs="Times New Roman"/>
          <w:sz w:val="24"/>
          <w:szCs w:val="24"/>
          <w:lang w:val="en-GB"/>
          <w:rPrChange w:id="769"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770" w:author="Keil, Johannes (Stud. FPN)" w:date="2025-02-19T16:04:00Z" w16du:dateUtc="2025-02-19T16:04:00Z">
            <w:rPr>
              <w:rFonts w:ascii="Times New Roman" w:eastAsia="Times New Roman" w:hAnsi="Times New Roman" w:cs="Times New Roman"/>
              <w:sz w:val="24"/>
              <w:szCs w:val="24"/>
            </w:rPr>
          </w:rPrChange>
        </w:rPr>
        <w:t xml:space="preserve">Cooper, M., &amp; Norcross, J. C. (2016). A brief, multidimensional measure of clients’ therapy preferences: The Cooper-Norcross Inventory of Preferences (C-NIP). </w:t>
      </w:r>
      <w:r w:rsidRPr="00A84AFB">
        <w:rPr>
          <w:rFonts w:ascii="Times New Roman" w:eastAsia="Times New Roman" w:hAnsi="Times New Roman" w:cs="Times New Roman"/>
          <w:i/>
          <w:sz w:val="24"/>
          <w:szCs w:val="24"/>
          <w:lang w:val="en-GB"/>
          <w:rPrChange w:id="771" w:author="Keil, Johannes (Stud. FPN)" w:date="2025-02-19T16:04:00Z" w16du:dateUtc="2025-02-19T16:04:00Z">
            <w:rPr>
              <w:rFonts w:ascii="Times New Roman" w:eastAsia="Times New Roman" w:hAnsi="Times New Roman" w:cs="Times New Roman"/>
              <w:i/>
              <w:sz w:val="24"/>
              <w:szCs w:val="24"/>
            </w:rPr>
          </w:rPrChange>
        </w:rPr>
        <w:t>International Journal of Clinical and Health Psychology</w:t>
      </w:r>
      <w:r w:rsidRPr="00A84AFB">
        <w:rPr>
          <w:rFonts w:ascii="Times New Roman" w:eastAsia="Times New Roman" w:hAnsi="Times New Roman" w:cs="Times New Roman"/>
          <w:sz w:val="24"/>
          <w:szCs w:val="24"/>
          <w:lang w:val="en-GB"/>
          <w:rPrChange w:id="772"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773" w:author="Keil, Johannes (Stud. FPN)" w:date="2025-02-19T16:04:00Z" w16du:dateUtc="2025-02-19T16:04:00Z">
            <w:rPr>
              <w:rFonts w:ascii="Times New Roman" w:eastAsia="Times New Roman" w:hAnsi="Times New Roman" w:cs="Times New Roman"/>
              <w:i/>
              <w:sz w:val="24"/>
              <w:szCs w:val="24"/>
            </w:rPr>
          </w:rPrChange>
        </w:rPr>
        <w:t>16</w:t>
      </w:r>
      <w:r w:rsidRPr="00A84AFB">
        <w:rPr>
          <w:rFonts w:ascii="Times New Roman" w:eastAsia="Times New Roman" w:hAnsi="Times New Roman" w:cs="Times New Roman"/>
          <w:sz w:val="24"/>
          <w:szCs w:val="24"/>
          <w:lang w:val="en-GB"/>
          <w:rPrChange w:id="774" w:author="Keil, Johannes (Stud. FPN)" w:date="2025-02-19T16:04:00Z" w16du:dateUtc="2025-02-19T16:04:00Z">
            <w:rPr>
              <w:rFonts w:ascii="Times New Roman" w:eastAsia="Times New Roman" w:hAnsi="Times New Roman" w:cs="Times New Roman"/>
              <w:sz w:val="24"/>
              <w:szCs w:val="24"/>
            </w:rPr>
          </w:rPrChange>
        </w:rPr>
        <w:t>(1), 87–98. https://doi.org/10.1016/j.ijchp.2015.08.003</w:t>
      </w:r>
    </w:p>
    <w:p w14:paraId="00000088" w14:textId="77777777" w:rsidR="001B497F" w:rsidRPr="00A84AFB" w:rsidRDefault="00000000">
      <w:pPr>
        <w:spacing w:line="480" w:lineRule="auto"/>
        <w:ind w:left="720"/>
        <w:rPr>
          <w:rFonts w:ascii="Times New Roman" w:hAnsi="Times New Roman" w:cs="Times New Roman"/>
          <w:lang w:val="en-GB"/>
          <w:rPrChange w:id="775" w:author="Keil, Johannes (Stud. FPN)" w:date="2025-02-19T16:04:00Z" w16du:dateUtc="2025-02-19T16:04:00Z">
            <w:rPr/>
          </w:rPrChange>
        </w:rPr>
      </w:pPr>
      <w:r w:rsidRPr="00A84AFB">
        <w:rPr>
          <w:rFonts w:ascii="Times New Roman" w:eastAsia="Times New Roman" w:hAnsi="Times New Roman" w:cs="Times New Roman"/>
          <w:sz w:val="24"/>
          <w:szCs w:val="24"/>
          <w:lang w:val="en-GB"/>
          <w:rPrChange w:id="776" w:author="Keil, Johannes (Stud. FPN)" w:date="2025-02-19T16:04:00Z" w16du:dateUtc="2025-02-19T16:04:00Z">
            <w:rPr>
              <w:rFonts w:ascii="Times New Roman" w:eastAsia="Times New Roman" w:hAnsi="Times New Roman" w:cs="Times New Roman"/>
              <w:sz w:val="24"/>
              <w:szCs w:val="24"/>
            </w:rPr>
          </w:rPrChange>
        </w:rPr>
        <w:t xml:space="preserve">David, H. A. (1963). The method of paired comparison. In Office of </w:t>
      </w:r>
      <w:proofErr w:type="spellStart"/>
      <w:r w:rsidRPr="00A84AFB">
        <w:rPr>
          <w:rFonts w:ascii="Times New Roman" w:eastAsia="Times New Roman" w:hAnsi="Times New Roman" w:cs="Times New Roman"/>
          <w:sz w:val="24"/>
          <w:szCs w:val="24"/>
          <w:lang w:val="en-GB"/>
          <w:rPrChange w:id="777" w:author="Keil, Johannes (Stud. FPN)" w:date="2025-02-19T16:04:00Z" w16du:dateUtc="2025-02-19T16:04:00Z">
            <w:rPr>
              <w:rFonts w:ascii="Times New Roman" w:eastAsia="Times New Roman" w:hAnsi="Times New Roman" w:cs="Times New Roman"/>
              <w:sz w:val="24"/>
              <w:szCs w:val="24"/>
            </w:rPr>
          </w:rPrChange>
        </w:rPr>
        <w:t>Ordonance</w:t>
      </w:r>
      <w:proofErr w:type="spellEnd"/>
      <w:r w:rsidRPr="00A84AFB">
        <w:rPr>
          <w:rFonts w:ascii="Times New Roman" w:eastAsia="Times New Roman" w:hAnsi="Times New Roman" w:cs="Times New Roman"/>
          <w:sz w:val="24"/>
          <w:szCs w:val="24"/>
          <w:lang w:val="en-GB"/>
          <w:rPrChange w:id="778" w:author="Keil, Johannes (Stud. FPN)" w:date="2025-02-19T16:04:00Z" w16du:dateUtc="2025-02-19T16:04:00Z">
            <w:rPr>
              <w:rFonts w:ascii="Times New Roman" w:eastAsia="Times New Roman" w:hAnsi="Times New Roman" w:cs="Times New Roman"/>
              <w:sz w:val="24"/>
              <w:szCs w:val="24"/>
            </w:rPr>
          </w:rPrChange>
        </w:rPr>
        <w:t xml:space="preserve"> Research (Ed.), </w:t>
      </w:r>
      <w:r w:rsidRPr="00A84AFB">
        <w:rPr>
          <w:rFonts w:ascii="Times New Roman" w:eastAsia="Times New Roman" w:hAnsi="Times New Roman" w:cs="Times New Roman"/>
          <w:i/>
          <w:sz w:val="24"/>
          <w:szCs w:val="24"/>
          <w:lang w:val="en-GB"/>
          <w:rPrChange w:id="779" w:author="Keil, Johannes (Stud. FPN)" w:date="2025-02-19T16:04:00Z" w16du:dateUtc="2025-02-19T16:04:00Z">
            <w:rPr>
              <w:rFonts w:ascii="Times New Roman" w:eastAsia="Times New Roman" w:hAnsi="Times New Roman" w:cs="Times New Roman"/>
              <w:i/>
              <w:sz w:val="24"/>
              <w:szCs w:val="24"/>
            </w:rPr>
          </w:rPrChange>
        </w:rPr>
        <w:t>Proceedings of the fifth conference on the design of experiments in army research development and testing</w:t>
      </w:r>
      <w:r w:rsidRPr="00A84AFB">
        <w:rPr>
          <w:rFonts w:ascii="Times New Roman" w:eastAsia="Times New Roman" w:hAnsi="Times New Roman" w:cs="Times New Roman"/>
          <w:sz w:val="24"/>
          <w:szCs w:val="24"/>
          <w:lang w:val="en-GB"/>
          <w:rPrChange w:id="780" w:author="Keil, Johannes (Stud. FPN)" w:date="2025-02-19T16:04:00Z" w16du:dateUtc="2025-02-19T16:04:00Z">
            <w:rPr>
              <w:rFonts w:ascii="Times New Roman" w:eastAsia="Times New Roman" w:hAnsi="Times New Roman" w:cs="Times New Roman"/>
              <w:sz w:val="24"/>
              <w:szCs w:val="24"/>
            </w:rPr>
          </w:rPrChange>
        </w:rPr>
        <w:t>. US Army.</w:t>
      </w:r>
    </w:p>
    <w:p w14:paraId="00000089" w14:textId="77777777" w:rsidR="001B497F" w:rsidRPr="00A84AFB" w:rsidRDefault="00000000">
      <w:pPr>
        <w:spacing w:line="480" w:lineRule="auto"/>
        <w:ind w:left="720"/>
        <w:rPr>
          <w:rFonts w:ascii="Times New Roman" w:hAnsi="Times New Roman" w:cs="Times New Roman"/>
          <w:lang w:val="en-GB"/>
          <w:rPrChange w:id="781" w:author="Keil, Johannes (Stud. FPN)" w:date="2025-02-19T16:04:00Z" w16du:dateUtc="2025-02-19T16:04:00Z">
            <w:rPr/>
          </w:rPrChange>
        </w:rPr>
      </w:pPr>
      <w:r w:rsidRPr="00A84AFB">
        <w:rPr>
          <w:rFonts w:ascii="Times New Roman" w:eastAsia="Times New Roman" w:hAnsi="Times New Roman" w:cs="Times New Roman"/>
          <w:sz w:val="24"/>
          <w:szCs w:val="24"/>
          <w:lang w:val="en-GB"/>
          <w:rPrChange w:id="782" w:author="Keil, Johannes (Stud. FPN)" w:date="2025-02-19T16:04:00Z" w16du:dateUtc="2025-02-19T16:04:00Z">
            <w:rPr>
              <w:rFonts w:ascii="Times New Roman" w:eastAsia="Times New Roman" w:hAnsi="Times New Roman" w:cs="Times New Roman"/>
              <w:sz w:val="24"/>
              <w:szCs w:val="24"/>
            </w:rPr>
          </w:rPrChange>
        </w:rPr>
        <w:t xml:space="preserve">Dimitrov, A. G., Lazar, A. A., &amp; Victor, J. D. (2011). Information theory in neuroscience. </w:t>
      </w:r>
      <w:r w:rsidRPr="00A84AFB">
        <w:rPr>
          <w:rFonts w:ascii="Times New Roman" w:eastAsia="Times New Roman" w:hAnsi="Times New Roman" w:cs="Times New Roman"/>
          <w:i/>
          <w:sz w:val="24"/>
          <w:szCs w:val="24"/>
          <w:lang w:val="en-GB"/>
          <w:rPrChange w:id="783" w:author="Keil, Johannes (Stud. FPN)" w:date="2025-02-19T16:04:00Z" w16du:dateUtc="2025-02-19T16:04:00Z">
            <w:rPr>
              <w:rFonts w:ascii="Times New Roman" w:eastAsia="Times New Roman" w:hAnsi="Times New Roman" w:cs="Times New Roman"/>
              <w:i/>
              <w:sz w:val="24"/>
              <w:szCs w:val="24"/>
            </w:rPr>
          </w:rPrChange>
        </w:rPr>
        <w:t>Journal of Computational Neuroscience</w:t>
      </w:r>
      <w:r w:rsidRPr="00A84AFB">
        <w:rPr>
          <w:rFonts w:ascii="Times New Roman" w:eastAsia="Times New Roman" w:hAnsi="Times New Roman" w:cs="Times New Roman"/>
          <w:sz w:val="24"/>
          <w:szCs w:val="24"/>
          <w:lang w:val="en-GB"/>
          <w:rPrChange w:id="784"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785" w:author="Keil, Johannes (Stud. FPN)" w:date="2025-02-19T16:04:00Z" w16du:dateUtc="2025-02-19T16:04:00Z">
            <w:rPr>
              <w:rFonts w:ascii="Times New Roman" w:eastAsia="Times New Roman" w:hAnsi="Times New Roman" w:cs="Times New Roman"/>
              <w:i/>
              <w:sz w:val="24"/>
              <w:szCs w:val="24"/>
            </w:rPr>
          </w:rPrChange>
        </w:rPr>
        <w:t>30</w:t>
      </w:r>
      <w:r w:rsidRPr="00A84AFB">
        <w:rPr>
          <w:rFonts w:ascii="Times New Roman" w:eastAsia="Times New Roman" w:hAnsi="Times New Roman" w:cs="Times New Roman"/>
          <w:sz w:val="24"/>
          <w:szCs w:val="24"/>
          <w:lang w:val="en-GB"/>
          <w:rPrChange w:id="786" w:author="Keil, Johannes (Stud. FPN)" w:date="2025-02-19T16:04:00Z" w16du:dateUtc="2025-02-19T16:04:00Z">
            <w:rPr>
              <w:rFonts w:ascii="Times New Roman" w:eastAsia="Times New Roman" w:hAnsi="Times New Roman" w:cs="Times New Roman"/>
              <w:sz w:val="24"/>
              <w:szCs w:val="24"/>
            </w:rPr>
          </w:rPrChange>
        </w:rPr>
        <w:t>(1), 1–5. https://doi.org/10.1007/s10827-011-0314-3</w:t>
      </w:r>
    </w:p>
    <w:p w14:paraId="0000008A" w14:textId="77777777" w:rsidR="001B497F" w:rsidRPr="00A84AFB" w:rsidRDefault="00000000">
      <w:pPr>
        <w:spacing w:line="480" w:lineRule="auto"/>
        <w:ind w:left="720"/>
        <w:rPr>
          <w:rFonts w:ascii="Times New Roman" w:eastAsia="Times New Roman" w:hAnsi="Times New Roman" w:cs="Times New Roman"/>
          <w:sz w:val="24"/>
          <w:szCs w:val="24"/>
          <w:lang w:val="en-GB"/>
          <w:rPrChange w:id="787"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788" w:author="Keil, Johannes (Stud. FPN)" w:date="2025-02-19T16:04:00Z" w16du:dateUtc="2025-02-19T16:04:00Z">
            <w:rPr>
              <w:rFonts w:ascii="Times New Roman" w:eastAsia="Times New Roman" w:hAnsi="Times New Roman" w:cs="Times New Roman"/>
              <w:sz w:val="24"/>
              <w:szCs w:val="24"/>
            </w:rPr>
          </w:rPrChange>
        </w:rPr>
        <w:t xml:space="preserve">Firth, D. (2005). Bradley-Terry Models in R. </w:t>
      </w:r>
      <w:r w:rsidRPr="00A84AFB">
        <w:rPr>
          <w:rFonts w:ascii="Times New Roman" w:eastAsia="Times New Roman" w:hAnsi="Times New Roman" w:cs="Times New Roman"/>
          <w:i/>
          <w:sz w:val="24"/>
          <w:szCs w:val="24"/>
          <w:lang w:val="en-GB"/>
          <w:rPrChange w:id="789" w:author="Keil, Johannes (Stud. FPN)" w:date="2025-02-19T16:04:00Z" w16du:dateUtc="2025-02-19T16:04:00Z">
            <w:rPr>
              <w:rFonts w:ascii="Times New Roman" w:eastAsia="Times New Roman" w:hAnsi="Times New Roman" w:cs="Times New Roman"/>
              <w:i/>
              <w:sz w:val="24"/>
              <w:szCs w:val="24"/>
            </w:rPr>
          </w:rPrChange>
        </w:rPr>
        <w:t>Journal of Statistical Software</w:t>
      </w:r>
      <w:r w:rsidRPr="00A84AFB">
        <w:rPr>
          <w:rFonts w:ascii="Times New Roman" w:eastAsia="Times New Roman" w:hAnsi="Times New Roman" w:cs="Times New Roman"/>
          <w:sz w:val="24"/>
          <w:szCs w:val="24"/>
          <w:lang w:val="en-GB"/>
          <w:rPrChange w:id="790"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791" w:author="Keil, Johannes (Stud. FPN)" w:date="2025-02-19T16:04:00Z" w16du:dateUtc="2025-02-19T16:04:00Z">
            <w:rPr>
              <w:rFonts w:ascii="Times New Roman" w:eastAsia="Times New Roman" w:hAnsi="Times New Roman" w:cs="Times New Roman"/>
              <w:i/>
              <w:sz w:val="24"/>
              <w:szCs w:val="24"/>
            </w:rPr>
          </w:rPrChange>
        </w:rPr>
        <w:t>12</w:t>
      </w:r>
      <w:r w:rsidRPr="00A84AFB">
        <w:rPr>
          <w:rFonts w:ascii="Times New Roman" w:eastAsia="Times New Roman" w:hAnsi="Times New Roman" w:cs="Times New Roman"/>
          <w:sz w:val="24"/>
          <w:szCs w:val="24"/>
          <w:lang w:val="en-GB"/>
          <w:rPrChange w:id="792" w:author="Keil, Johannes (Stud. FPN)" w:date="2025-02-19T16:04:00Z" w16du:dateUtc="2025-02-19T16:04:00Z">
            <w:rPr>
              <w:rFonts w:ascii="Times New Roman" w:eastAsia="Times New Roman" w:hAnsi="Times New Roman" w:cs="Times New Roman"/>
              <w:sz w:val="24"/>
              <w:szCs w:val="24"/>
            </w:rPr>
          </w:rPrChange>
        </w:rPr>
        <w:t xml:space="preserve">(1). </w:t>
      </w:r>
      <w:r w:rsidRPr="00A84AFB">
        <w:rPr>
          <w:rFonts w:ascii="Times New Roman" w:hAnsi="Times New Roman" w:cs="Times New Roman"/>
          <w:lang w:val="en-GB"/>
          <w:rPrChange w:id="793" w:author="Keil, Johannes (Stud. FPN)" w:date="2025-02-19T16:04:00Z" w16du:dateUtc="2025-02-19T16:04:00Z">
            <w:rPr/>
          </w:rPrChange>
        </w:rPr>
        <w:fldChar w:fldCharType="begin"/>
      </w:r>
      <w:r w:rsidRPr="00A84AFB">
        <w:rPr>
          <w:rFonts w:ascii="Times New Roman" w:hAnsi="Times New Roman" w:cs="Times New Roman"/>
          <w:lang w:val="en-GB"/>
          <w:rPrChange w:id="794" w:author="Keil, Johannes (Stud. FPN)" w:date="2025-02-19T16:04:00Z" w16du:dateUtc="2025-02-19T16:04:00Z">
            <w:rPr/>
          </w:rPrChange>
        </w:rPr>
        <w:instrText>HYPERLINK "https://doi.org/10.18637/jss.v012.i01" \h</w:instrText>
      </w:r>
      <w:r w:rsidRPr="00A84AFB">
        <w:rPr>
          <w:rFonts w:ascii="Times New Roman" w:hAnsi="Times New Roman" w:cs="Times New Roman"/>
          <w:lang w:val="en-GB"/>
          <w:rPrChange w:id="795" w:author="Keil, Johannes (Stud. FPN)" w:date="2025-02-19T16:04:00Z" w16du:dateUtc="2025-02-19T16:04:00Z">
            <w:rPr>
              <w:lang w:val="en-GB"/>
            </w:rPr>
          </w:rPrChange>
        </w:rPr>
      </w:r>
      <w:r w:rsidRPr="00A84AFB">
        <w:rPr>
          <w:rFonts w:ascii="Times New Roman" w:hAnsi="Times New Roman" w:cs="Times New Roman"/>
          <w:lang w:val="en-GB"/>
          <w:rPrChange w:id="796"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797" w:author="Keil, Johannes (Stud. FPN)" w:date="2025-02-19T16:04:00Z" w16du:dateUtc="2025-02-19T16:04:00Z">
            <w:rPr>
              <w:rFonts w:ascii="Times New Roman" w:eastAsia="Times New Roman" w:hAnsi="Times New Roman" w:cs="Times New Roman"/>
              <w:color w:val="1155CC"/>
              <w:sz w:val="24"/>
              <w:szCs w:val="24"/>
              <w:u w:val="single"/>
            </w:rPr>
          </w:rPrChange>
        </w:rPr>
        <w:t>https://doi.org/10.18637/jss.v012.i01</w:t>
      </w:r>
      <w:r w:rsidRPr="00A84AFB">
        <w:rPr>
          <w:rFonts w:ascii="Times New Roman" w:hAnsi="Times New Roman" w:cs="Times New Roman"/>
          <w:lang w:val="en-GB"/>
          <w:rPrChange w:id="798" w:author="Keil, Johannes (Stud. FPN)" w:date="2025-02-19T16:04:00Z" w16du:dateUtc="2025-02-19T16:04:00Z">
            <w:rPr/>
          </w:rPrChange>
        </w:rPr>
        <w:fldChar w:fldCharType="end"/>
      </w:r>
    </w:p>
    <w:p w14:paraId="0000008B" w14:textId="77777777" w:rsidR="001B497F" w:rsidRPr="00A84AFB" w:rsidRDefault="00000000">
      <w:pPr>
        <w:spacing w:line="480" w:lineRule="auto"/>
        <w:ind w:left="720"/>
        <w:rPr>
          <w:rFonts w:ascii="Times New Roman" w:eastAsia="Times New Roman" w:hAnsi="Times New Roman" w:cs="Times New Roman"/>
          <w:sz w:val="24"/>
          <w:szCs w:val="24"/>
          <w:lang w:val="en-GB"/>
          <w:rPrChange w:id="799"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800" w:author="Keil, Johannes (Stud. FPN)" w:date="2025-02-19T16:04:00Z" w16du:dateUtc="2025-02-19T16:04:00Z">
            <w:rPr>
              <w:rFonts w:ascii="Times New Roman" w:eastAsia="Times New Roman" w:hAnsi="Times New Roman" w:cs="Times New Roman"/>
              <w:sz w:val="24"/>
              <w:szCs w:val="24"/>
            </w:rPr>
          </w:rPrChange>
        </w:rPr>
        <w:t xml:space="preserve">Fried, E. I., &amp; Nesse, R. M. (2015). Depression sum-scores don’t add up: why </w:t>
      </w:r>
      <w:proofErr w:type="spellStart"/>
      <w:r w:rsidRPr="00A84AFB">
        <w:rPr>
          <w:rFonts w:ascii="Times New Roman" w:eastAsia="Times New Roman" w:hAnsi="Times New Roman" w:cs="Times New Roman"/>
          <w:sz w:val="24"/>
          <w:szCs w:val="24"/>
          <w:lang w:val="en-GB"/>
          <w:rPrChange w:id="801" w:author="Keil, Johannes (Stud. FPN)" w:date="2025-02-19T16:04:00Z" w16du:dateUtc="2025-02-19T16:04:00Z">
            <w:rPr>
              <w:rFonts w:ascii="Times New Roman" w:eastAsia="Times New Roman" w:hAnsi="Times New Roman" w:cs="Times New Roman"/>
              <w:sz w:val="24"/>
              <w:szCs w:val="24"/>
            </w:rPr>
          </w:rPrChange>
        </w:rPr>
        <w:t>analyzing</w:t>
      </w:r>
      <w:proofErr w:type="spellEnd"/>
      <w:r w:rsidRPr="00A84AFB">
        <w:rPr>
          <w:rFonts w:ascii="Times New Roman" w:eastAsia="Times New Roman" w:hAnsi="Times New Roman" w:cs="Times New Roman"/>
          <w:sz w:val="24"/>
          <w:szCs w:val="24"/>
          <w:lang w:val="en-GB"/>
          <w:rPrChange w:id="802" w:author="Keil, Johannes (Stud. FPN)" w:date="2025-02-19T16:04:00Z" w16du:dateUtc="2025-02-19T16:04:00Z">
            <w:rPr>
              <w:rFonts w:ascii="Times New Roman" w:eastAsia="Times New Roman" w:hAnsi="Times New Roman" w:cs="Times New Roman"/>
              <w:sz w:val="24"/>
              <w:szCs w:val="24"/>
            </w:rPr>
          </w:rPrChange>
        </w:rPr>
        <w:t xml:space="preserve"> specific depression symptoms is essential. </w:t>
      </w:r>
      <w:r w:rsidRPr="00A84AFB">
        <w:rPr>
          <w:rFonts w:ascii="Times New Roman" w:eastAsia="Times New Roman" w:hAnsi="Times New Roman" w:cs="Times New Roman"/>
          <w:i/>
          <w:sz w:val="24"/>
          <w:szCs w:val="24"/>
          <w:lang w:val="en-GB"/>
          <w:rPrChange w:id="803" w:author="Keil, Johannes (Stud. FPN)" w:date="2025-02-19T16:04:00Z" w16du:dateUtc="2025-02-19T16:04:00Z">
            <w:rPr>
              <w:rFonts w:ascii="Times New Roman" w:eastAsia="Times New Roman" w:hAnsi="Times New Roman" w:cs="Times New Roman"/>
              <w:i/>
              <w:sz w:val="24"/>
              <w:szCs w:val="24"/>
            </w:rPr>
          </w:rPrChange>
        </w:rPr>
        <w:t>BMC Medicine</w:t>
      </w:r>
      <w:r w:rsidRPr="00A84AFB">
        <w:rPr>
          <w:rFonts w:ascii="Times New Roman" w:eastAsia="Times New Roman" w:hAnsi="Times New Roman" w:cs="Times New Roman"/>
          <w:sz w:val="24"/>
          <w:szCs w:val="24"/>
          <w:lang w:val="en-GB"/>
          <w:rPrChange w:id="804"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05" w:author="Keil, Johannes (Stud. FPN)" w:date="2025-02-19T16:04:00Z" w16du:dateUtc="2025-02-19T16:04:00Z">
            <w:rPr>
              <w:rFonts w:ascii="Times New Roman" w:eastAsia="Times New Roman" w:hAnsi="Times New Roman" w:cs="Times New Roman"/>
              <w:i/>
              <w:sz w:val="24"/>
              <w:szCs w:val="24"/>
            </w:rPr>
          </w:rPrChange>
        </w:rPr>
        <w:t>13</w:t>
      </w:r>
      <w:r w:rsidRPr="00A84AFB">
        <w:rPr>
          <w:rFonts w:ascii="Times New Roman" w:eastAsia="Times New Roman" w:hAnsi="Times New Roman" w:cs="Times New Roman"/>
          <w:sz w:val="24"/>
          <w:szCs w:val="24"/>
          <w:lang w:val="en-GB"/>
          <w:rPrChange w:id="806" w:author="Keil, Johannes (Stud. FPN)" w:date="2025-02-19T16:04:00Z" w16du:dateUtc="2025-02-19T16:04:00Z">
            <w:rPr>
              <w:rFonts w:ascii="Times New Roman" w:eastAsia="Times New Roman" w:hAnsi="Times New Roman" w:cs="Times New Roman"/>
              <w:sz w:val="24"/>
              <w:szCs w:val="24"/>
            </w:rPr>
          </w:rPrChange>
        </w:rPr>
        <w:t>(1). https://doi.org/10.1186/s12916-015-0325-4</w:t>
      </w:r>
    </w:p>
    <w:p w14:paraId="0000008C" w14:textId="77777777" w:rsidR="001B497F" w:rsidRPr="00A84AFB" w:rsidRDefault="00000000">
      <w:pPr>
        <w:spacing w:line="480" w:lineRule="auto"/>
        <w:ind w:left="720"/>
        <w:rPr>
          <w:rFonts w:ascii="Times New Roman" w:eastAsia="Times New Roman" w:hAnsi="Times New Roman" w:cs="Times New Roman"/>
          <w:sz w:val="24"/>
          <w:szCs w:val="24"/>
          <w:lang w:val="en-GB"/>
          <w:rPrChange w:id="807"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808" w:author="Keil, Johannes (Stud. FPN)" w:date="2025-02-19T16:04:00Z" w16du:dateUtc="2025-02-19T16:04:00Z">
            <w:rPr>
              <w:rFonts w:ascii="Times New Roman" w:eastAsia="Times New Roman" w:hAnsi="Times New Roman" w:cs="Times New Roman"/>
              <w:sz w:val="24"/>
              <w:szCs w:val="24"/>
            </w:rPr>
          </w:rPrChange>
        </w:rPr>
        <w:t xml:space="preserve">Hick, W. E. (1952). On the Rate of Gain of Information. </w:t>
      </w:r>
      <w:r w:rsidRPr="00A84AFB">
        <w:rPr>
          <w:rFonts w:ascii="Times New Roman" w:eastAsia="Times New Roman" w:hAnsi="Times New Roman" w:cs="Times New Roman"/>
          <w:i/>
          <w:sz w:val="24"/>
          <w:szCs w:val="24"/>
          <w:lang w:val="en-GB"/>
          <w:rPrChange w:id="809" w:author="Keil, Johannes (Stud. FPN)" w:date="2025-02-19T16:04:00Z" w16du:dateUtc="2025-02-19T16:04:00Z">
            <w:rPr>
              <w:rFonts w:ascii="Times New Roman" w:eastAsia="Times New Roman" w:hAnsi="Times New Roman" w:cs="Times New Roman"/>
              <w:i/>
              <w:sz w:val="24"/>
              <w:szCs w:val="24"/>
            </w:rPr>
          </w:rPrChange>
        </w:rPr>
        <w:t>Quarterly Journal of Experimental Psychology</w:t>
      </w:r>
      <w:r w:rsidRPr="00A84AFB">
        <w:rPr>
          <w:rFonts w:ascii="Times New Roman" w:eastAsia="Times New Roman" w:hAnsi="Times New Roman" w:cs="Times New Roman"/>
          <w:sz w:val="24"/>
          <w:szCs w:val="24"/>
          <w:lang w:val="en-GB"/>
          <w:rPrChange w:id="810"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11" w:author="Keil, Johannes (Stud. FPN)" w:date="2025-02-19T16:04:00Z" w16du:dateUtc="2025-02-19T16:04:00Z">
            <w:rPr>
              <w:rFonts w:ascii="Times New Roman" w:eastAsia="Times New Roman" w:hAnsi="Times New Roman" w:cs="Times New Roman"/>
              <w:i/>
              <w:sz w:val="24"/>
              <w:szCs w:val="24"/>
            </w:rPr>
          </w:rPrChange>
        </w:rPr>
        <w:t>4</w:t>
      </w:r>
      <w:r w:rsidRPr="00A84AFB">
        <w:rPr>
          <w:rFonts w:ascii="Times New Roman" w:eastAsia="Times New Roman" w:hAnsi="Times New Roman" w:cs="Times New Roman"/>
          <w:sz w:val="24"/>
          <w:szCs w:val="24"/>
          <w:lang w:val="en-GB"/>
          <w:rPrChange w:id="812" w:author="Keil, Johannes (Stud. FPN)" w:date="2025-02-19T16:04:00Z" w16du:dateUtc="2025-02-19T16:04:00Z">
            <w:rPr>
              <w:rFonts w:ascii="Times New Roman" w:eastAsia="Times New Roman" w:hAnsi="Times New Roman" w:cs="Times New Roman"/>
              <w:sz w:val="24"/>
              <w:szCs w:val="24"/>
            </w:rPr>
          </w:rPrChange>
        </w:rPr>
        <w:t>(1), 11–26. https://doi.org/10.1080/17470215208416600</w:t>
      </w:r>
    </w:p>
    <w:p w14:paraId="0000008D" w14:textId="77777777" w:rsidR="001B497F" w:rsidRPr="00A84AFB" w:rsidRDefault="00000000">
      <w:pPr>
        <w:spacing w:line="480" w:lineRule="auto"/>
        <w:ind w:left="720"/>
        <w:rPr>
          <w:rFonts w:ascii="Times New Roman" w:eastAsia="Times New Roman" w:hAnsi="Times New Roman" w:cs="Times New Roman"/>
          <w:sz w:val="24"/>
          <w:szCs w:val="24"/>
          <w:lang w:val="en-GB"/>
          <w:rPrChange w:id="813"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814" w:author="Keil, Johannes (Stud. FPN)" w:date="2025-02-19T16:04:00Z" w16du:dateUtc="2025-02-19T16:04:00Z">
            <w:rPr>
              <w:rFonts w:ascii="Times New Roman" w:eastAsia="Times New Roman" w:hAnsi="Times New Roman" w:cs="Times New Roman"/>
              <w:sz w:val="24"/>
              <w:szCs w:val="24"/>
            </w:rPr>
          </w:rPrChange>
        </w:rPr>
        <w:t xml:space="preserve">Hyman, R. (1953). Stimulus information as a determinant of reaction time. </w:t>
      </w:r>
      <w:r w:rsidRPr="00A84AFB">
        <w:rPr>
          <w:rFonts w:ascii="Times New Roman" w:eastAsia="Times New Roman" w:hAnsi="Times New Roman" w:cs="Times New Roman"/>
          <w:i/>
          <w:sz w:val="24"/>
          <w:szCs w:val="24"/>
          <w:lang w:val="en-GB"/>
          <w:rPrChange w:id="815" w:author="Keil, Johannes (Stud. FPN)" w:date="2025-02-19T16:04:00Z" w16du:dateUtc="2025-02-19T16:04:00Z">
            <w:rPr>
              <w:rFonts w:ascii="Times New Roman" w:eastAsia="Times New Roman" w:hAnsi="Times New Roman" w:cs="Times New Roman"/>
              <w:i/>
              <w:sz w:val="24"/>
              <w:szCs w:val="24"/>
            </w:rPr>
          </w:rPrChange>
        </w:rPr>
        <w:t>Journal of Experimental Psychology</w:t>
      </w:r>
      <w:r w:rsidRPr="00A84AFB">
        <w:rPr>
          <w:rFonts w:ascii="Times New Roman" w:eastAsia="Times New Roman" w:hAnsi="Times New Roman" w:cs="Times New Roman"/>
          <w:sz w:val="24"/>
          <w:szCs w:val="24"/>
          <w:lang w:val="en-GB"/>
          <w:rPrChange w:id="816"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17" w:author="Keil, Johannes (Stud. FPN)" w:date="2025-02-19T16:04:00Z" w16du:dateUtc="2025-02-19T16:04:00Z">
            <w:rPr>
              <w:rFonts w:ascii="Times New Roman" w:eastAsia="Times New Roman" w:hAnsi="Times New Roman" w:cs="Times New Roman"/>
              <w:i/>
              <w:sz w:val="24"/>
              <w:szCs w:val="24"/>
            </w:rPr>
          </w:rPrChange>
        </w:rPr>
        <w:t>45</w:t>
      </w:r>
      <w:r w:rsidRPr="00A84AFB">
        <w:rPr>
          <w:rFonts w:ascii="Times New Roman" w:eastAsia="Times New Roman" w:hAnsi="Times New Roman" w:cs="Times New Roman"/>
          <w:sz w:val="24"/>
          <w:szCs w:val="24"/>
          <w:lang w:val="en-GB"/>
          <w:rPrChange w:id="818" w:author="Keil, Johannes (Stud. FPN)" w:date="2025-02-19T16:04:00Z" w16du:dateUtc="2025-02-19T16:04:00Z">
            <w:rPr>
              <w:rFonts w:ascii="Times New Roman" w:eastAsia="Times New Roman" w:hAnsi="Times New Roman" w:cs="Times New Roman"/>
              <w:sz w:val="24"/>
              <w:szCs w:val="24"/>
            </w:rPr>
          </w:rPrChange>
        </w:rPr>
        <w:t>(3), 188–196. https://doi.org/10.1037/h0056940</w:t>
      </w:r>
    </w:p>
    <w:p w14:paraId="0000008E" w14:textId="77777777" w:rsidR="001B497F" w:rsidRPr="00A84AFB" w:rsidRDefault="00000000">
      <w:pPr>
        <w:spacing w:line="480" w:lineRule="auto"/>
        <w:ind w:left="720"/>
        <w:rPr>
          <w:rFonts w:ascii="Times New Roman" w:eastAsia="Times New Roman" w:hAnsi="Times New Roman" w:cs="Times New Roman"/>
          <w:sz w:val="24"/>
          <w:szCs w:val="24"/>
          <w:lang w:val="en-GB"/>
          <w:rPrChange w:id="819"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820" w:author="Keil, Johannes (Stud. FPN)" w:date="2025-02-19T16:04:00Z" w16du:dateUtc="2025-02-19T16:04:00Z">
            <w:rPr>
              <w:rFonts w:ascii="Times New Roman" w:eastAsia="Times New Roman" w:hAnsi="Times New Roman" w:cs="Times New Roman"/>
              <w:sz w:val="24"/>
              <w:szCs w:val="24"/>
            </w:rPr>
          </w:rPrChange>
        </w:rPr>
        <w:t xml:space="preserve">Hu, L., Pan, X., Ding, S., &amp; Kang, R. (2022). Human Decision Time in Uncertain Binary Choice. </w:t>
      </w:r>
      <w:r w:rsidRPr="00A84AFB">
        <w:rPr>
          <w:rFonts w:ascii="Times New Roman" w:eastAsia="Times New Roman" w:hAnsi="Times New Roman" w:cs="Times New Roman"/>
          <w:i/>
          <w:sz w:val="24"/>
          <w:szCs w:val="24"/>
          <w:lang w:val="en-GB"/>
          <w:rPrChange w:id="821" w:author="Keil, Johannes (Stud. FPN)" w:date="2025-02-19T16:04:00Z" w16du:dateUtc="2025-02-19T16:04:00Z">
            <w:rPr>
              <w:rFonts w:ascii="Times New Roman" w:eastAsia="Times New Roman" w:hAnsi="Times New Roman" w:cs="Times New Roman"/>
              <w:i/>
              <w:sz w:val="24"/>
              <w:szCs w:val="24"/>
            </w:rPr>
          </w:rPrChange>
        </w:rPr>
        <w:t>Symmetry</w:t>
      </w:r>
      <w:r w:rsidRPr="00A84AFB">
        <w:rPr>
          <w:rFonts w:ascii="Times New Roman" w:eastAsia="Times New Roman" w:hAnsi="Times New Roman" w:cs="Times New Roman"/>
          <w:sz w:val="24"/>
          <w:szCs w:val="24"/>
          <w:lang w:val="en-GB"/>
          <w:rPrChange w:id="822"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23" w:author="Keil, Johannes (Stud. FPN)" w:date="2025-02-19T16:04:00Z" w16du:dateUtc="2025-02-19T16:04:00Z">
            <w:rPr>
              <w:rFonts w:ascii="Times New Roman" w:eastAsia="Times New Roman" w:hAnsi="Times New Roman" w:cs="Times New Roman"/>
              <w:i/>
              <w:sz w:val="24"/>
              <w:szCs w:val="24"/>
            </w:rPr>
          </w:rPrChange>
        </w:rPr>
        <w:t>14</w:t>
      </w:r>
      <w:r w:rsidRPr="00A84AFB">
        <w:rPr>
          <w:rFonts w:ascii="Times New Roman" w:eastAsia="Times New Roman" w:hAnsi="Times New Roman" w:cs="Times New Roman"/>
          <w:sz w:val="24"/>
          <w:szCs w:val="24"/>
          <w:lang w:val="en-GB"/>
          <w:rPrChange w:id="824" w:author="Keil, Johannes (Stud. FPN)" w:date="2025-02-19T16:04:00Z" w16du:dateUtc="2025-02-19T16:04:00Z">
            <w:rPr>
              <w:rFonts w:ascii="Times New Roman" w:eastAsia="Times New Roman" w:hAnsi="Times New Roman" w:cs="Times New Roman"/>
              <w:sz w:val="24"/>
              <w:szCs w:val="24"/>
            </w:rPr>
          </w:rPrChange>
        </w:rPr>
        <w:t xml:space="preserve">(2), 201–201. </w:t>
      </w:r>
      <w:r w:rsidRPr="00A84AFB">
        <w:rPr>
          <w:rFonts w:ascii="Times New Roman" w:hAnsi="Times New Roman" w:cs="Times New Roman"/>
          <w:lang w:val="en-GB"/>
          <w:rPrChange w:id="825" w:author="Keil, Johannes (Stud. FPN)" w:date="2025-02-19T16:04:00Z" w16du:dateUtc="2025-02-19T16:04:00Z">
            <w:rPr/>
          </w:rPrChange>
        </w:rPr>
        <w:fldChar w:fldCharType="begin"/>
      </w:r>
      <w:r w:rsidRPr="00A84AFB">
        <w:rPr>
          <w:rFonts w:ascii="Times New Roman" w:hAnsi="Times New Roman" w:cs="Times New Roman"/>
          <w:lang w:val="en-GB"/>
          <w:rPrChange w:id="826" w:author="Keil, Johannes (Stud. FPN)" w:date="2025-02-19T16:04:00Z" w16du:dateUtc="2025-02-19T16:04:00Z">
            <w:rPr/>
          </w:rPrChange>
        </w:rPr>
        <w:instrText>HYPERLINK "https://doi.org/10.3390/sym14020201" \h</w:instrText>
      </w:r>
      <w:r w:rsidRPr="00A84AFB">
        <w:rPr>
          <w:rFonts w:ascii="Times New Roman" w:hAnsi="Times New Roman" w:cs="Times New Roman"/>
          <w:lang w:val="en-GB"/>
          <w:rPrChange w:id="827" w:author="Keil, Johannes (Stud. FPN)" w:date="2025-02-19T16:04:00Z" w16du:dateUtc="2025-02-19T16:04:00Z">
            <w:rPr>
              <w:lang w:val="en-GB"/>
            </w:rPr>
          </w:rPrChange>
        </w:rPr>
      </w:r>
      <w:r w:rsidRPr="00A84AFB">
        <w:rPr>
          <w:rFonts w:ascii="Times New Roman" w:hAnsi="Times New Roman" w:cs="Times New Roman"/>
          <w:lang w:val="en-GB"/>
          <w:rPrChange w:id="828"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829" w:author="Keil, Johannes (Stud. FPN)" w:date="2025-02-19T16:04:00Z" w16du:dateUtc="2025-02-19T16:04:00Z">
            <w:rPr>
              <w:rFonts w:ascii="Times New Roman" w:eastAsia="Times New Roman" w:hAnsi="Times New Roman" w:cs="Times New Roman"/>
              <w:color w:val="1155CC"/>
              <w:sz w:val="24"/>
              <w:szCs w:val="24"/>
              <w:u w:val="single"/>
            </w:rPr>
          </w:rPrChange>
        </w:rPr>
        <w:t>https://doi.org/10.3390/sym14020201</w:t>
      </w:r>
      <w:r w:rsidRPr="00A84AFB">
        <w:rPr>
          <w:rFonts w:ascii="Times New Roman" w:hAnsi="Times New Roman" w:cs="Times New Roman"/>
          <w:lang w:val="en-GB"/>
          <w:rPrChange w:id="830" w:author="Keil, Johannes (Stud. FPN)" w:date="2025-02-19T16:04:00Z" w16du:dateUtc="2025-02-19T16:04:00Z">
            <w:rPr/>
          </w:rPrChange>
        </w:rPr>
        <w:fldChar w:fldCharType="end"/>
      </w:r>
    </w:p>
    <w:p w14:paraId="0000008F" w14:textId="77777777" w:rsidR="001B497F" w:rsidRPr="00A84AFB" w:rsidRDefault="00000000">
      <w:pPr>
        <w:spacing w:line="480" w:lineRule="auto"/>
        <w:ind w:left="720"/>
        <w:rPr>
          <w:rFonts w:ascii="Times New Roman" w:eastAsia="Times New Roman" w:hAnsi="Times New Roman" w:cs="Times New Roman"/>
          <w:sz w:val="24"/>
          <w:szCs w:val="24"/>
          <w:lang w:val="en-GB"/>
          <w:rPrChange w:id="831"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832" w:author="Keil, Johannes (Stud. FPN)" w:date="2025-02-19T16:04:00Z" w16du:dateUtc="2025-02-19T16:04:00Z">
            <w:rPr>
              <w:rFonts w:ascii="Times New Roman" w:eastAsia="Times New Roman" w:hAnsi="Times New Roman" w:cs="Times New Roman"/>
              <w:sz w:val="24"/>
              <w:szCs w:val="24"/>
            </w:rPr>
          </w:rPrChange>
        </w:rPr>
        <w:t xml:space="preserve">Kendall, M. G. (1962). Ranks and measures. </w:t>
      </w:r>
      <w:proofErr w:type="spellStart"/>
      <w:r w:rsidRPr="00A84AFB">
        <w:rPr>
          <w:rFonts w:ascii="Times New Roman" w:eastAsia="Times New Roman" w:hAnsi="Times New Roman" w:cs="Times New Roman"/>
          <w:i/>
          <w:sz w:val="24"/>
          <w:szCs w:val="24"/>
          <w:lang w:val="en-GB"/>
          <w:rPrChange w:id="833" w:author="Keil, Johannes (Stud. FPN)" w:date="2025-02-19T16:04:00Z" w16du:dateUtc="2025-02-19T16:04:00Z">
            <w:rPr>
              <w:rFonts w:ascii="Times New Roman" w:eastAsia="Times New Roman" w:hAnsi="Times New Roman" w:cs="Times New Roman"/>
              <w:i/>
              <w:sz w:val="24"/>
              <w:szCs w:val="24"/>
            </w:rPr>
          </w:rPrChange>
        </w:rPr>
        <w:t>Biometrika</w:t>
      </w:r>
      <w:proofErr w:type="spellEnd"/>
      <w:r w:rsidRPr="00A84AFB">
        <w:rPr>
          <w:rFonts w:ascii="Times New Roman" w:eastAsia="Times New Roman" w:hAnsi="Times New Roman" w:cs="Times New Roman"/>
          <w:sz w:val="24"/>
          <w:szCs w:val="24"/>
          <w:lang w:val="en-GB"/>
          <w:rPrChange w:id="834"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35" w:author="Keil, Johannes (Stud. FPN)" w:date="2025-02-19T16:04:00Z" w16du:dateUtc="2025-02-19T16:04:00Z">
            <w:rPr>
              <w:rFonts w:ascii="Times New Roman" w:eastAsia="Times New Roman" w:hAnsi="Times New Roman" w:cs="Times New Roman"/>
              <w:i/>
              <w:sz w:val="24"/>
              <w:szCs w:val="24"/>
            </w:rPr>
          </w:rPrChange>
        </w:rPr>
        <w:t>49</w:t>
      </w:r>
      <w:r w:rsidRPr="00A84AFB">
        <w:rPr>
          <w:rFonts w:ascii="Times New Roman" w:eastAsia="Times New Roman" w:hAnsi="Times New Roman" w:cs="Times New Roman"/>
          <w:sz w:val="24"/>
          <w:szCs w:val="24"/>
          <w:lang w:val="en-GB"/>
          <w:rPrChange w:id="836" w:author="Keil, Johannes (Stud. FPN)" w:date="2025-02-19T16:04:00Z" w16du:dateUtc="2025-02-19T16:04:00Z">
            <w:rPr>
              <w:rFonts w:ascii="Times New Roman" w:eastAsia="Times New Roman" w:hAnsi="Times New Roman" w:cs="Times New Roman"/>
              <w:sz w:val="24"/>
              <w:szCs w:val="24"/>
            </w:rPr>
          </w:rPrChange>
        </w:rPr>
        <w:t xml:space="preserve">(1/2), 133–137. </w:t>
      </w:r>
      <w:r w:rsidRPr="00A84AFB">
        <w:rPr>
          <w:rFonts w:ascii="Times New Roman" w:hAnsi="Times New Roman" w:cs="Times New Roman"/>
          <w:lang w:val="en-GB"/>
          <w:rPrChange w:id="837" w:author="Keil, Johannes (Stud. FPN)" w:date="2025-02-19T16:04:00Z" w16du:dateUtc="2025-02-19T16:04:00Z">
            <w:rPr/>
          </w:rPrChange>
        </w:rPr>
        <w:fldChar w:fldCharType="begin"/>
      </w:r>
      <w:r w:rsidRPr="00A84AFB">
        <w:rPr>
          <w:rFonts w:ascii="Times New Roman" w:hAnsi="Times New Roman" w:cs="Times New Roman"/>
          <w:lang w:val="en-GB"/>
          <w:rPrChange w:id="838" w:author="Keil, Johannes (Stud. FPN)" w:date="2025-02-19T16:04:00Z" w16du:dateUtc="2025-02-19T16:04:00Z">
            <w:rPr/>
          </w:rPrChange>
        </w:rPr>
        <w:instrText>HYPERLINK "https://doi.org/10.2307/2333473" \h</w:instrText>
      </w:r>
      <w:r w:rsidRPr="00A84AFB">
        <w:rPr>
          <w:rFonts w:ascii="Times New Roman" w:hAnsi="Times New Roman" w:cs="Times New Roman"/>
          <w:lang w:val="en-GB"/>
          <w:rPrChange w:id="839" w:author="Keil, Johannes (Stud. FPN)" w:date="2025-02-19T16:04:00Z" w16du:dateUtc="2025-02-19T16:04:00Z">
            <w:rPr>
              <w:lang w:val="en-GB"/>
            </w:rPr>
          </w:rPrChange>
        </w:rPr>
      </w:r>
      <w:r w:rsidRPr="00A84AFB">
        <w:rPr>
          <w:rFonts w:ascii="Times New Roman" w:hAnsi="Times New Roman" w:cs="Times New Roman"/>
          <w:lang w:val="en-GB"/>
          <w:rPrChange w:id="840"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841" w:author="Keil, Johannes (Stud. FPN)" w:date="2025-02-19T16:04:00Z" w16du:dateUtc="2025-02-19T16:04:00Z">
            <w:rPr>
              <w:rFonts w:ascii="Times New Roman" w:eastAsia="Times New Roman" w:hAnsi="Times New Roman" w:cs="Times New Roman"/>
              <w:color w:val="1155CC"/>
              <w:sz w:val="24"/>
              <w:szCs w:val="24"/>
              <w:u w:val="single"/>
            </w:rPr>
          </w:rPrChange>
        </w:rPr>
        <w:t>https://doi.org/10.2307/2333473</w:t>
      </w:r>
      <w:r w:rsidRPr="00A84AFB">
        <w:rPr>
          <w:rFonts w:ascii="Times New Roman" w:hAnsi="Times New Roman" w:cs="Times New Roman"/>
          <w:lang w:val="en-GB"/>
          <w:rPrChange w:id="842" w:author="Keil, Johannes (Stud. FPN)" w:date="2025-02-19T16:04:00Z" w16du:dateUtc="2025-02-19T16:04:00Z">
            <w:rPr/>
          </w:rPrChange>
        </w:rPr>
        <w:fldChar w:fldCharType="end"/>
      </w:r>
    </w:p>
    <w:p w14:paraId="00000090" w14:textId="77777777" w:rsidR="001B497F" w:rsidRPr="00A84AFB" w:rsidRDefault="00000000">
      <w:pPr>
        <w:spacing w:line="480" w:lineRule="auto"/>
        <w:ind w:left="720"/>
        <w:rPr>
          <w:rFonts w:ascii="Times New Roman" w:eastAsia="Times New Roman" w:hAnsi="Times New Roman" w:cs="Times New Roman"/>
          <w:sz w:val="24"/>
          <w:szCs w:val="24"/>
          <w:lang w:val="en-GB"/>
          <w:rPrChange w:id="843"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844" w:author="Keil, Johannes (Stud. FPN)" w:date="2025-02-19T16:04:00Z" w16du:dateUtc="2025-02-19T16:04:00Z">
            <w:rPr>
              <w:rFonts w:ascii="Times New Roman" w:eastAsia="Times New Roman" w:hAnsi="Times New Roman" w:cs="Times New Roman"/>
              <w:sz w:val="24"/>
              <w:szCs w:val="24"/>
            </w:rPr>
          </w:rPrChange>
        </w:rPr>
        <w:t xml:space="preserve">Kon, A. A. (2010). The Shared Decision-Making Continuum. </w:t>
      </w:r>
      <w:r w:rsidRPr="00A84AFB">
        <w:rPr>
          <w:rFonts w:ascii="Times New Roman" w:eastAsia="Times New Roman" w:hAnsi="Times New Roman" w:cs="Times New Roman"/>
          <w:i/>
          <w:sz w:val="24"/>
          <w:szCs w:val="24"/>
          <w:lang w:val="en-GB"/>
          <w:rPrChange w:id="845" w:author="Keil, Johannes (Stud. FPN)" w:date="2025-02-19T16:04:00Z" w16du:dateUtc="2025-02-19T16:04:00Z">
            <w:rPr>
              <w:rFonts w:ascii="Times New Roman" w:eastAsia="Times New Roman" w:hAnsi="Times New Roman" w:cs="Times New Roman"/>
              <w:i/>
              <w:sz w:val="24"/>
              <w:szCs w:val="24"/>
            </w:rPr>
          </w:rPrChange>
        </w:rPr>
        <w:t>JAMA</w:t>
      </w:r>
      <w:r w:rsidRPr="00A84AFB">
        <w:rPr>
          <w:rFonts w:ascii="Times New Roman" w:eastAsia="Times New Roman" w:hAnsi="Times New Roman" w:cs="Times New Roman"/>
          <w:sz w:val="24"/>
          <w:szCs w:val="24"/>
          <w:lang w:val="en-GB"/>
          <w:rPrChange w:id="846"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47" w:author="Keil, Johannes (Stud. FPN)" w:date="2025-02-19T16:04:00Z" w16du:dateUtc="2025-02-19T16:04:00Z">
            <w:rPr>
              <w:rFonts w:ascii="Times New Roman" w:eastAsia="Times New Roman" w:hAnsi="Times New Roman" w:cs="Times New Roman"/>
              <w:i/>
              <w:sz w:val="24"/>
              <w:szCs w:val="24"/>
            </w:rPr>
          </w:rPrChange>
        </w:rPr>
        <w:t>304</w:t>
      </w:r>
      <w:r w:rsidRPr="00A84AFB">
        <w:rPr>
          <w:rFonts w:ascii="Times New Roman" w:eastAsia="Times New Roman" w:hAnsi="Times New Roman" w:cs="Times New Roman"/>
          <w:sz w:val="24"/>
          <w:szCs w:val="24"/>
          <w:lang w:val="en-GB"/>
          <w:rPrChange w:id="848" w:author="Keil, Johannes (Stud. FPN)" w:date="2025-02-19T16:04:00Z" w16du:dateUtc="2025-02-19T16:04:00Z">
            <w:rPr>
              <w:rFonts w:ascii="Times New Roman" w:eastAsia="Times New Roman" w:hAnsi="Times New Roman" w:cs="Times New Roman"/>
              <w:sz w:val="24"/>
              <w:szCs w:val="24"/>
            </w:rPr>
          </w:rPrChange>
        </w:rPr>
        <w:t>(8), 903–904. https://doi.org/10.1001/jama.2010.1208</w:t>
      </w:r>
    </w:p>
    <w:p w14:paraId="00000091" w14:textId="77777777" w:rsidR="001B497F" w:rsidRPr="00A84AFB" w:rsidRDefault="00000000">
      <w:pPr>
        <w:spacing w:line="480" w:lineRule="auto"/>
        <w:ind w:left="720"/>
        <w:rPr>
          <w:rFonts w:ascii="Times New Roman" w:eastAsia="Times New Roman" w:hAnsi="Times New Roman" w:cs="Times New Roman"/>
          <w:sz w:val="24"/>
          <w:szCs w:val="24"/>
          <w:lang w:val="en-GB"/>
          <w:rPrChange w:id="849"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850" w:author="Keil, Johannes (Stud. FPN)" w:date="2025-02-19T16:04:00Z" w16du:dateUtc="2025-02-19T16:04:00Z">
            <w:rPr>
              <w:rFonts w:ascii="Times New Roman" w:eastAsia="Times New Roman" w:hAnsi="Times New Roman" w:cs="Times New Roman"/>
              <w:sz w:val="24"/>
              <w:szCs w:val="24"/>
            </w:rPr>
          </w:rPrChange>
        </w:rPr>
        <w:lastRenderedPageBreak/>
        <w:t xml:space="preserve">Lane, A. M., Beedie, C. J., Devonport, T. J., &amp; Stanley, D. M. (2011). Instrumental emotion regulation in sport: relationships between beliefs about emotion and emotion regulation strategies used by athletes. </w:t>
      </w:r>
      <w:r w:rsidRPr="00A84AFB">
        <w:rPr>
          <w:rFonts w:ascii="Times New Roman" w:eastAsia="Times New Roman" w:hAnsi="Times New Roman" w:cs="Times New Roman"/>
          <w:i/>
          <w:sz w:val="24"/>
          <w:szCs w:val="24"/>
          <w:lang w:val="en-GB"/>
          <w:rPrChange w:id="851" w:author="Keil, Johannes (Stud. FPN)" w:date="2025-02-19T16:04:00Z" w16du:dateUtc="2025-02-19T16:04:00Z">
            <w:rPr>
              <w:rFonts w:ascii="Times New Roman" w:eastAsia="Times New Roman" w:hAnsi="Times New Roman" w:cs="Times New Roman"/>
              <w:i/>
              <w:sz w:val="24"/>
              <w:szCs w:val="24"/>
            </w:rPr>
          </w:rPrChange>
        </w:rPr>
        <w:t>Scandinavian Journal of Medicine &amp; Science in Sports</w:t>
      </w:r>
      <w:r w:rsidRPr="00A84AFB">
        <w:rPr>
          <w:rFonts w:ascii="Times New Roman" w:eastAsia="Times New Roman" w:hAnsi="Times New Roman" w:cs="Times New Roman"/>
          <w:sz w:val="24"/>
          <w:szCs w:val="24"/>
          <w:lang w:val="en-GB"/>
          <w:rPrChange w:id="852"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53" w:author="Keil, Johannes (Stud. FPN)" w:date="2025-02-19T16:04:00Z" w16du:dateUtc="2025-02-19T16:04:00Z">
            <w:rPr>
              <w:rFonts w:ascii="Times New Roman" w:eastAsia="Times New Roman" w:hAnsi="Times New Roman" w:cs="Times New Roman"/>
              <w:i/>
              <w:sz w:val="24"/>
              <w:szCs w:val="24"/>
            </w:rPr>
          </w:rPrChange>
        </w:rPr>
        <w:t>21</w:t>
      </w:r>
      <w:r w:rsidRPr="00A84AFB">
        <w:rPr>
          <w:rFonts w:ascii="Times New Roman" w:eastAsia="Times New Roman" w:hAnsi="Times New Roman" w:cs="Times New Roman"/>
          <w:sz w:val="24"/>
          <w:szCs w:val="24"/>
          <w:lang w:val="en-GB"/>
          <w:rPrChange w:id="854" w:author="Keil, Johannes (Stud. FPN)" w:date="2025-02-19T16:04:00Z" w16du:dateUtc="2025-02-19T16:04:00Z">
            <w:rPr>
              <w:rFonts w:ascii="Times New Roman" w:eastAsia="Times New Roman" w:hAnsi="Times New Roman" w:cs="Times New Roman"/>
              <w:sz w:val="24"/>
              <w:szCs w:val="24"/>
            </w:rPr>
          </w:rPrChange>
        </w:rPr>
        <w:t xml:space="preserve">(6), e445–e451. </w:t>
      </w:r>
      <w:r w:rsidRPr="00A84AFB">
        <w:rPr>
          <w:rFonts w:ascii="Times New Roman" w:hAnsi="Times New Roman" w:cs="Times New Roman"/>
          <w:lang w:val="en-GB"/>
          <w:rPrChange w:id="855" w:author="Keil, Johannes (Stud. FPN)" w:date="2025-02-19T16:04:00Z" w16du:dateUtc="2025-02-19T16:04:00Z">
            <w:rPr/>
          </w:rPrChange>
        </w:rPr>
        <w:fldChar w:fldCharType="begin"/>
      </w:r>
      <w:r w:rsidRPr="00A84AFB">
        <w:rPr>
          <w:rFonts w:ascii="Times New Roman" w:hAnsi="Times New Roman" w:cs="Times New Roman"/>
          <w:lang w:val="en-GB"/>
          <w:rPrChange w:id="856" w:author="Keil, Johannes (Stud. FPN)" w:date="2025-02-19T16:04:00Z" w16du:dateUtc="2025-02-19T16:04:00Z">
            <w:rPr/>
          </w:rPrChange>
        </w:rPr>
        <w:instrText>HYPERLINK "https://doi.org/10.1111/j.1600-0838.2011.01364.x" \h</w:instrText>
      </w:r>
      <w:r w:rsidRPr="00A84AFB">
        <w:rPr>
          <w:rFonts w:ascii="Times New Roman" w:hAnsi="Times New Roman" w:cs="Times New Roman"/>
          <w:lang w:val="en-GB"/>
          <w:rPrChange w:id="857" w:author="Keil, Johannes (Stud. FPN)" w:date="2025-02-19T16:04:00Z" w16du:dateUtc="2025-02-19T16:04:00Z">
            <w:rPr>
              <w:lang w:val="en-GB"/>
            </w:rPr>
          </w:rPrChange>
        </w:rPr>
      </w:r>
      <w:r w:rsidRPr="00A84AFB">
        <w:rPr>
          <w:rFonts w:ascii="Times New Roman" w:hAnsi="Times New Roman" w:cs="Times New Roman"/>
          <w:lang w:val="en-GB"/>
          <w:rPrChange w:id="858"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859" w:author="Keil, Johannes (Stud. FPN)" w:date="2025-02-19T16:04:00Z" w16du:dateUtc="2025-02-19T16:04:00Z">
            <w:rPr>
              <w:rFonts w:ascii="Times New Roman" w:eastAsia="Times New Roman" w:hAnsi="Times New Roman" w:cs="Times New Roman"/>
              <w:color w:val="1155CC"/>
              <w:sz w:val="24"/>
              <w:szCs w:val="24"/>
              <w:u w:val="single"/>
            </w:rPr>
          </w:rPrChange>
        </w:rPr>
        <w:t>https://doi.org/10.1111/j.1600-0838.2011.01364.x</w:t>
      </w:r>
      <w:r w:rsidRPr="00A84AFB">
        <w:rPr>
          <w:rFonts w:ascii="Times New Roman" w:hAnsi="Times New Roman" w:cs="Times New Roman"/>
          <w:lang w:val="en-GB"/>
          <w:rPrChange w:id="860" w:author="Keil, Johannes (Stud. FPN)" w:date="2025-02-19T16:04:00Z" w16du:dateUtc="2025-02-19T16:04:00Z">
            <w:rPr/>
          </w:rPrChange>
        </w:rPr>
        <w:fldChar w:fldCharType="end"/>
      </w:r>
    </w:p>
    <w:p w14:paraId="00000092" w14:textId="77777777" w:rsidR="001B497F" w:rsidRPr="00A84AFB" w:rsidRDefault="00000000">
      <w:pPr>
        <w:spacing w:line="480" w:lineRule="auto"/>
        <w:ind w:left="720"/>
        <w:rPr>
          <w:rFonts w:ascii="Times New Roman" w:eastAsia="Times New Roman" w:hAnsi="Times New Roman" w:cs="Times New Roman"/>
          <w:sz w:val="24"/>
          <w:szCs w:val="24"/>
          <w:lang w:val="en-GB"/>
          <w:rPrChange w:id="861" w:author="Keil, Johannes (Stud. FPN)" w:date="2025-02-19T16:04:00Z" w16du:dateUtc="2025-02-19T16:04:00Z">
            <w:rPr>
              <w:rFonts w:ascii="Times New Roman" w:eastAsia="Times New Roman" w:hAnsi="Times New Roman" w:cs="Times New Roman"/>
              <w:sz w:val="24"/>
              <w:szCs w:val="24"/>
            </w:rPr>
          </w:rPrChange>
        </w:rPr>
      </w:pPr>
      <w:proofErr w:type="spellStart"/>
      <w:r w:rsidRPr="00A84AFB">
        <w:rPr>
          <w:rFonts w:ascii="Times New Roman" w:eastAsia="Times New Roman" w:hAnsi="Times New Roman" w:cs="Times New Roman"/>
          <w:sz w:val="24"/>
          <w:szCs w:val="24"/>
          <w:lang w:val="en-GB"/>
          <w:rPrChange w:id="862" w:author="Keil, Johannes (Stud. FPN)" w:date="2025-02-19T16:04:00Z" w16du:dateUtc="2025-02-19T16:04:00Z">
            <w:rPr>
              <w:rFonts w:ascii="Times New Roman" w:eastAsia="Times New Roman" w:hAnsi="Times New Roman" w:cs="Times New Roman"/>
              <w:sz w:val="24"/>
              <w:szCs w:val="24"/>
            </w:rPr>
          </w:rPrChange>
        </w:rPr>
        <w:t>Lokkerbol</w:t>
      </w:r>
      <w:proofErr w:type="spellEnd"/>
      <w:r w:rsidRPr="00A84AFB">
        <w:rPr>
          <w:rFonts w:ascii="Times New Roman" w:eastAsia="Times New Roman" w:hAnsi="Times New Roman" w:cs="Times New Roman"/>
          <w:sz w:val="24"/>
          <w:szCs w:val="24"/>
          <w:lang w:val="en-GB"/>
          <w:rPrChange w:id="863" w:author="Keil, Johannes (Stud. FPN)" w:date="2025-02-19T16:04:00Z" w16du:dateUtc="2025-02-19T16:04:00Z">
            <w:rPr>
              <w:rFonts w:ascii="Times New Roman" w:eastAsia="Times New Roman" w:hAnsi="Times New Roman" w:cs="Times New Roman"/>
              <w:sz w:val="24"/>
              <w:szCs w:val="24"/>
            </w:rPr>
          </w:rPrChange>
        </w:rPr>
        <w:t xml:space="preserve">, J., </w:t>
      </w:r>
      <w:proofErr w:type="spellStart"/>
      <w:r w:rsidRPr="00A84AFB">
        <w:rPr>
          <w:rFonts w:ascii="Times New Roman" w:eastAsia="Times New Roman" w:hAnsi="Times New Roman" w:cs="Times New Roman"/>
          <w:sz w:val="24"/>
          <w:szCs w:val="24"/>
          <w:lang w:val="en-GB"/>
          <w:rPrChange w:id="864" w:author="Keil, Johannes (Stud. FPN)" w:date="2025-02-19T16:04:00Z" w16du:dateUtc="2025-02-19T16:04:00Z">
            <w:rPr>
              <w:rFonts w:ascii="Times New Roman" w:eastAsia="Times New Roman" w:hAnsi="Times New Roman" w:cs="Times New Roman"/>
              <w:sz w:val="24"/>
              <w:szCs w:val="24"/>
            </w:rPr>
          </w:rPrChange>
        </w:rPr>
        <w:t>Geomini</w:t>
      </w:r>
      <w:proofErr w:type="spellEnd"/>
      <w:r w:rsidRPr="00A84AFB">
        <w:rPr>
          <w:rFonts w:ascii="Times New Roman" w:eastAsia="Times New Roman" w:hAnsi="Times New Roman" w:cs="Times New Roman"/>
          <w:sz w:val="24"/>
          <w:szCs w:val="24"/>
          <w:lang w:val="en-GB"/>
          <w:rPrChange w:id="865" w:author="Keil, Johannes (Stud. FPN)" w:date="2025-02-19T16:04:00Z" w16du:dateUtc="2025-02-19T16:04:00Z">
            <w:rPr>
              <w:rFonts w:ascii="Times New Roman" w:eastAsia="Times New Roman" w:hAnsi="Times New Roman" w:cs="Times New Roman"/>
              <w:sz w:val="24"/>
              <w:szCs w:val="24"/>
            </w:rPr>
          </w:rPrChange>
        </w:rPr>
        <w:t xml:space="preserve">, A., van </w:t>
      </w:r>
      <w:proofErr w:type="spellStart"/>
      <w:r w:rsidRPr="00A84AFB">
        <w:rPr>
          <w:rFonts w:ascii="Times New Roman" w:eastAsia="Times New Roman" w:hAnsi="Times New Roman" w:cs="Times New Roman"/>
          <w:sz w:val="24"/>
          <w:szCs w:val="24"/>
          <w:lang w:val="en-GB"/>
          <w:rPrChange w:id="866" w:author="Keil, Johannes (Stud. FPN)" w:date="2025-02-19T16:04:00Z" w16du:dateUtc="2025-02-19T16:04:00Z">
            <w:rPr>
              <w:rFonts w:ascii="Times New Roman" w:eastAsia="Times New Roman" w:hAnsi="Times New Roman" w:cs="Times New Roman"/>
              <w:sz w:val="24"/>
              <w:szCs w:val="24"/>
            </w:rPr>
          </w:rPrChange>
        </w:rPr>
        <w:t>Voorthuijsen</w:t>
      </w:r>
      <w:proofErr w:type="spellEnd"/>
      <w:r w:rsidRPr="00A84AFB">
        <w:rPr>
          <w:rFonts w:ascii="Times New Roman" w:eastAsia="Times New Roman" w:hAnsi="Times New Roman" w:cs="Times New Roman"/>
          <w:sz w:val="24"/>
          <w:szCs w:val="24"/>
          <w:lang w:val="en-GB"/>
          <w:rPrChange w:id="867" w:author="Keil, Johannes (Stud. FPN)" w:date="2025-02-19T16:04:00Z" w16du:dateUtc="2025-02-19T16:04:00Z">
            <w:rPr>
              <w:rFonts w:ascii="Times New Roman" w:eastAsia="Times New Roman" w:hAnsi="Times New Roman" w:cs="Times New Roman"/>
              <w:sz w:val="24"/>
              <w:szCs w:val="24"/>
            </w:rPr>
          </w:rPrChange>
        </w:rPr>
        <w:t xml:space="preserve">, J., van Straten, A., Tiemens, B., Smit, F., Risseeuw, A., &amp; </w:t>
      </w:r>
      <w:proofErr w:type="spellStart"/>
      <w:r w:rsidRPr="00A84AFB">
        <w:rPr>
          <w:rFonts w:ascii="Times New Roman" w:eastAsia="Times New Roman" w:hAnsi="Times New Roman" w:cs="Times New Roman"/>
          <w:sz w:val="24"/>
          <w:szCs w:val="24"/>
          <w:lang w:val="en-GB"/>
          <w:rPrChange w:id="868" w:author="Keil, Johannes (Stud. FPN)" w:date="2025-02-19T16:04:00Z" w16du:dateUtc="2025-02-19T16:04:00Z">
            <w:rPr>
              <w:rFonts w:ascii="Times New Roman" w:eastAsia="Times New Roman" w:hAnsi="Times New Roman" w:cs="Times New Roman"/>
              <w:sz w:val="24"/>
              <w:szCs w:val="24"/>
            </w:rPr>
          </w:rPrChange>
        </w:rPr>
        <w:t>Hiligsmann</w:t>
      </w:r>
      <w:proofErr w:type="spellEnd"/>
      <w:r w:rsidRPr="00A84AFB">
        <w:rPr>
          <w:rFonts w:ascii="Times New Roman" w:eastAsia="Times New Roman" w:hAnsi="Times New Roman" w:cs="Times New Roman"/>
          <w:sz w:val="24"/>
          <w:szCs w:val="24"/>
          <w:lang w:val="en-GB"/>
          <w:rPrChange w:id="869" w:author="Keil, Johannes (Stud. FPN)" w:date="2025-02-19T16:04:00Z" w16du:dateUtc="2025-02-19T16:04:00Z">
            <w:rPr>
              <w:rFonts w:ascii="Times New Roman" w:eastAsia="Times New Roman" w:hAnsi="Times New Roman" w:cs="Times New Roman"/>
              <w:sz w:val="24"/>
              <w:szCs w:val="24"/>
            </w:rPr>
          </w:rPrChange>
        </w:rPr>
        <w:t xml:space="preserve">, M. (2018). A discrete-choice experiment to assess treatment modality preferences of patients with depression. </w:t>
      </w:r>
      <w:r w:rsidRPr="00A84AFB">
        <w:rPr>
          <w:rFonts w:ascii="Times New Roman" w:eastAsia="Times New Roman" w:hAnsi="Times New Roman" w:cs="Times New Roman"/>
          <w:i/>
          <w:sz w:val="24"/>
          <w:szCs w:val="24"/>
          <w:lang w:val="en-GB"/>
          <w:rPrChange w:id="870" w:author="Keil, Johannes (Stud. FPN)" w:date="2025-02-19T16:04:00Z" w16du:dateUtc="2025-02-19T16:04:00Z">
            <w:rPr>
              <w:rFonts w:ascii="Times New Roman" w:eastAsia="Times New Roman" w:hAnsi="Times New Roman" w:cs="Times New Roman"/>
              <w:i/>
              <w:sz w:val="24"/>
              <w:szCs w:val="24"/>
            </w:rPr>
          </w:rPrChange>
        </w:rPr>
        <w:t>Journal of Medical Economics</w:t>
      </w:r>
      <w:r w:rsidRPr="00A84AFB">
        <w:rPr>
          <w:rFonts w:ascii="Times New Roman" w:eastAsia="Times New Roman" w:hAnsi="Times New Roman" w:cs="Times New Roman"/>
          <w:sz w:val="24"/>
          <w:szCs w:val="24"/>
          <w:lang w:val="en-GB"/>
          <w:rPrChange w:id="871"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72" w:author="Keil, Johannes (Stud. FPN)" w:date="2025-02-19T16:04:00Z" w16du:dateUtc="2025-02-19T16:04:00Z">
            <w:rPr>
              <w:rFonts w:ascii="Times New Roman" w:eastAsia="Times New Roman" w:hAnsi="Times New Roman" w:cs="Times New Roman"/>
              <w:i/>
              <w:sz w:val="24"/>
              <w:szCs w:val="24"/>
            </w:rPr>
          </w:rPrChange>
        </w:rPr>
        <w:t>22</w:t>
      </w:r>
      <w:r w:rsidRPr="00A84AFB">
        <w:rPr>
          <w:rFonts w:ascii="Times New Roman" w:eastAsia="Times New Roman" w:hAnsi="Times New Roman" w:cs="Times New Roman"/>
          <w:sz w:val="24"/>
          <w:szCs w:val="24"/>
          <w:lang w:val="en-GB"/>
          <w:rPrChange w:id="873" w:author="Keil, Johannes (Stud. FPN)" w:date="2025-02-19T16:04:00Z" w16du:dateUtc="2025-02-19T16:04:00Z">
            <w:rPr>
              <w:rFonts w:ascii="Times New Roman" w:eastAsia="Times New Roman" w:hAnsi="Times New Roman" w:cs="Times New Roman"/>
              <w:sz w:val="24"/>
              <w:szCs w:val="24"/>
            </w:rPr>
          </w:rPrChange>
        </w:rPr>
        <w:t xml:space="preserve">(2), 178–186. </w:t>
      </w:r>
      <w:r w:rsidRPr="00A84AFB">
        <w:rPr>
          <w:rFonts w:ascii="Times New Roman" w:hAnsi="Times New Roman" w:cs="Times New Roman"/>
          <w:lang w:val="en-GB"/>
          <w:rPrChange w:id="874" w:author="Keil, Johannes (Stud. FPN)" w:date="2025-02-19T16:04:00Z" w16du:dateUtc="2025-02-19T16:04:00Z">
            <w:rPr/>
          </w:rPrChange>
        </w:rPr>
        <w:fldChar w:fldCharType="begin"/>
      </w:r>
      <w:r w:rsidRPr="00A84AFB">
        <w:rPr>
          <w:rFonts w:ascii="Times New Roman" w:hAnsi="Times New Roman" w:cs="Times New Roman"/>
          <w:lang w:val="en-GB"/>
          <w:rPrChange w:id="875" w:author="Keil, Johannes (Stud. FPN)" w:date="2025-02-19T16:04:00Z" w16du:dateUtc="2025-02-19T16:04:00Z">
            <w:rPr/>
          </w:rPrChange>
        </w:rPr>
        <w:instrText>HYPERLINK "https://doi.org/10.1080/13696998.2018.1555404" \h</w:instrText>
      </w:r>
      <w:r w:rsidRPr="00A84AFB">
        <w:rPr>
          <w:rFonts w:ascii="Times New Roman" w:hAnsi="Times New Roman" w:cs="Times New Roman"/>
          <w:lang w:val="en-GB"/>
          <w:rPrChange w:id="876" w:author="Keil, Johannes (Stud. FPN)" w:date="2025-02-19T16:04:00Z" w16du:dateUtc="2025-02-19T16:04:00Z">
            <w:rPr>
              <w:lang w:val="en-GB"/>
            </w:rPr>
          </w:rPrChange>
        </w:rPr>
      </w:r>
      <w:r w:rsidRPr="00A84AFB">
        <w:rPr>
          <w:rFonts w:ascii="Times New Roman" w:hAnsi="Times New Roman" w:cs="Times New Roman"/>
          <w:lang w:val="en-GB"/>
          <w:rPrChange w:id="877"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878" w:author="Keil, Johannes (Stud. FPN)" w:date="2025-02-19T16:04:00Z" w16du:dateUtc="2025-02-19T16:04:00Z">
            <w:rPr>
              <w:rFonts w:ascii="Times New Roman" w:eastAsia="Times New Roman" w:hAnsi="Times New Roman" w:cs="Times New Roman"/>
              <w:color w:val="1155CC"/>
              <w:sz w:val="24"/>
              <w:szCs w:val="24"/>
              <w:u w:val="single"/>
            </w:rPr>
          </w:rPrChange>
        </w:rPr>
        <w:t>https://doi.org/10.1080/13696998.2018.1555404</w:t>
      </w:r>
      <w:r w:rsidRPr="00A84AFB">
        <w:rPr>
          <w:rFonts w:ascii="Times New Roman" w:hAnsi="Times New Roman" w:cs="Times New Roman"/>
          <w:lang w:val="en-GB"/>
          <w:rPrChange w:id="879" w:author="Keil, Johannes (Stud. FPN)" w:date="2025-02-19T16:04:00Z" w16du:dateUtc="2025-02-19T16:04:00Z">
            <w:rPr/>
          </w:rPrChange>
        </w:rPr>
        <w:fldChar w:fldCharType="end"/>
      </w:r>
    </w:p>
    <w:p w14:paraId="00000093" w14:textId="77777777" w:rsidR="001B497F" w:rsidRPr="00A84AFB" w:rsidRDefault="00000000">
      <w:pPr>
        <w:spacing w:line="480" w:lineRule="auto"/>
        <w:ind w:left="720"/>
        <w:rPr>
          <w:rFonts w:ascii="Times New Roman" w:eastAsia="Times New Roman" w:hAnsi="Times New Roman" w:cs="Times New Roman"/>
          <w:sz w:val="24"/>
          <w:szCs w:val="24"/>
          <w:lang w:val="en-GB"/>
          <w:rPrChange w:id="880" w:author="Keil, Johannes (Stud. FPN)" w:date="2025-02-19T16:04:00Z" w16du:dateUtc="2025-02-19T16:04:00Z">
            <w:rPr>
              <w:rFonts w:ascii="Times New Roman" w:eastAsia="Times New Roman" w:hAnsi="Times New Roman" w:cs="Times New Roman"/>
              <w:sz w:val="24"/>
              <w:szCs w:val="24"/>
            </w:rPr>
          </w:rPrChange>
        </w:rPr>
      </w:pPr>
      <w:proofErr w:type="spellStart"/>
      <w:r w:rsidRPr="00A84AFB">
        <w:rPr>
          <w:rFonts w:ascii="Times New Roman" w:eastAsia="Times New Roman" w:hAnsi="Times New Roman" w:cs="Times New Roman"/>
          <w:sz w:val="24"/>
          <w:szCs w:val="24"/>
          <w:lang w:val="en-GB"/>
          <w:rPrChange w:id="881" w:author="Keil, Johannes (Stud. FPN)" w:date="2025-02-19T16:04:00Z" w16du:dateUtc="2025-02-19T16:04:00Z">
            <w:rPr>
              <w:rFonts w:ascii="Times New Roman" w:eastAsia="Times New Roman" w:hAnsi="Times New Roman" w:cs="Times New Roman"/>
              <w:sz w:val="24"/>
              <w:szCs w:val="24"/>
            </w:rPr>
          </w:rPrChange>
        </w:rPr>
        <w:t>Mazzuchi</w:t>
      </w:r>
      <w:proofErr w:type="spellEnd"/>
      <w:r w:rsidRPr="00A84AFB">
        <w:rPr>
          <w:rFonts w:ascii="Times New Roman" w:eastAsia="Times New Roman" w:hAnsi="Times New Roman" w:cs="Times New Roman"/>
          <w:sz w:val="24"/>
          <w:szCs w:val="24"/>
          <w:lang w:val="en-GB"/>
          <w:rPrChange w:id="882" w:author="Keil, Johannes (Stud. FPN)" w:date="2025-02-19T16:04:00Z" w16du:dateUtc="2025-02-19T16:04:00Z">
            <w:rPr>
              <w:rFonts w:ascii="Times New Roman" w:eastAsia="Times New Roman" w:hAnsi="Times New Roman" w:cs="Times New Roman"/>
              <w:sz w:val="24"/>
              <w:szCs w:val="24"/>
            </w:rPr>
          </w:rPrChange>
        </w:rPr>
        <w:t xml:space="preserve">, T. A., Linzey, W. G., &amp; Bruning, A. (2008). A paired comparison experiment for gathering expert judgment for an aircraft wiring risk assessment. </w:t>
      </w:r>
      <w:r w:rsidRPr="00A84AFB">
        <w:rPr>
          <w:rFonts w:ascii="Times New Roman" w:eastAsia="Times New Roman" w:hAnsi="Times New Roman" w:cs="Times New Roman"/>
          <w:i/>
          <w:sz w:val="24"/>
          <w:szCs w:val="24"/>
          <w:lang w:val="en-GB"/>
          <w:rPrChange w:id="883" w:author="Keil, Johannes (Stud. FPN)" w:date="2025-02-19T16:04:00Z" w16du:dateUtc="2025-02-19T16:04:00Z">
            <w:rPr>
              <w:rFonts w:ascii="Times New Roman" w:eastAsia="Times New Roman" w:hAnsi="Times New Roman" w:cs="Times New Roman"/>
              <w:i/>
              <w:sz w:val="24"/>
              <w:szCs w:val="24"/>
            </w:rPr>
          </w:rPrChange>
        </w:rPr>
        <w:t>Reliability Engineering &amp; System Safety</w:t>
      </w:r>
      <w:r w:rsidRPr="00A84AFB">
        <w:rPr>
          <w:rFonts w:ascii="Times New Roman" w:eastAsia="Times New Roman" w:hAnsi="Times New Roman" w:cs="Times New Roman"/>
          <w:sz w:val="24"/>
          <w:szCs w:val="24"/>
          <w:lang w:val="en-GB"/>
          <w:rPrChange w:id="884"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85" w:author="Keil, Johannes (Stud. FPN)" w:date="2025-02-19T16:04:00Z" w16du:dateUtc="2025-02-19T16:04:00Z">
            <w:rPr>
              <w:rFonts w:ascii="Times New Roman" w:eastAsia="Times New Roman" w:hAnsi="Times New Roman" w:cs="Times New Roman"/>
              <w:i/>
              <w:sz w:val="24"/>
              <w:szCs w:val="24"/>
            </w:rPr>
          </w:rPrChange>
        </w:rPr>
        <w:t>93</w:t>
      </w:r>
      <w:r w:rsidRPr="00A84AFB">
        <w:rPr>
          <w:rFonts w:ascii="Times New Roman" w:eastAsia="Times New Roman" w:hAnsi="Times New Roman" w:cs="Times New Roman"/>
          <w:sz w:val="24"/>
          <w:szCs w:val="24"/>
          <w:lang w:val="en-GB"/>
          <w:rPrChange w:id="886" w:author="Keil, Johannes (Stud. FPN)" w:date="2025-02-19T16:04:00Z" w16du:dateUtc="2025-02-19T16:04:00Z">
            <w:rPr>
              <w:rFonts w:ascii="Times New Roman" w:eastAsia="Times New Roman" w:hAnsi="Times New Roman" w:cs="Times New Roman"/>
              <w:sz w:val="24"/>
              <w:szCs w:val="24"/>
            </w:rPr>
          </w:rPrChange>
        </w:rPr>
        <w:t>(5), 722–731. https://doi.org/10.1016/j.ress.2007.03.011</w:t>
      </w:r>
    </w:p>
    <w:p w14:paraId="00000094" w14:textId="77777777" w:rsidR="001B497F" w:rsidRPr="00A84AFB" w:rsidRDefault="00000000">
      <w:pPr>
        <w:spacing w:line="480" w:lineRule="auto"/>
        <w:ind w:left="720"/>
        <w:rPr>
          <w:rFonts w:ascii="Times New Roman" w:eastAsia="Times New Roman" w:hAnsi="Times New Roman" w:cs="Times New Roman"/>
          <w:sz w:val="24"/>
          <w:szCs w:val="24"/>
          <w:lang w:val="en-GB"/>
          <w:rPrChange w:id="887"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888" w:author="Keil, Johannes (Stud. FPN)" w:date="2025-02-19T16:04:00Z" w16du:dateUtc="2025-02-19T16:04:00Z">
            <w:rPr>
              <w:rFonts w:ascii="Times New Roman" w:eastAsia="Times New Roman" w:hAnsi="Times New Roman" w:cs="Times New Roman"/>
              <w:sz w:val="24"/>
              <w:szCs w:val="24"/>
            </w:rPr>
          </w:rPrChange>
        </w:rPr>
        <w:t xml:space="preserve">Meade, A. W. (2004). Psychometric problems and issues involved with creating and using ipsative measures for selection. </w:t>
      </w:r>
      <w:r w:rsidRPr="00A84AFB">
        <w:rPr>
          <w:rFonts w:ascii="Times New Roman" w:eastAsia="Times New Roman" w:hAnsi="Times New Roman" w:cs="Times New Roman"/>
          <w:i/>
          <w:sz w:val="24"/>
          <w:szCs w:val="24"/>
          <w:lang w:val="en-GB"/>
          <w:rPrChange w:id="889" w:author="Keil, Johannes (Stud. FPN)" w:date="2025-02-19T16:04:00Z" w16du:dateUtc="2025-02-19T16:04:00Z">
            <w:rPr>
              <w:rFonts w:ascii="Times New Roman" w:eastAsia="Times New Roman" w:hAnsi="Times New Roman" w:cs="Times New Roman"/>
              <w:i/>
              <w:sz w:val="24"/>
              <w:szCs w:val="24"/>
            </w:rPr>
          </w:rPrChange>
        </w:rPr>
        <w:t>Journal of Occupational and Organizational Psychology</w:t>
      </w:r>
      <w:r w:rsidRPr="00A84AFB">
        <w:rPr>
          <w:rFonts w:ascii="Times New Roman" w:eastAsia="Times New Roman" w:hAnsi="Times New Roman" w:cs="Times New Roman"/>
          <w:sz w:val="24"/>
          <w:szCs w:val="24"/>
          <w:lang w:val="en-GB"/>
          <w:rPrChange w:id="890"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891" w:author="Keil, Johannes (Stud. FPN)" w:date="2025-02-19T16:04:00Z" w16du:dateUtc="2025-02-19T16:04:00Z">
            <w:rPr>
              <w:rFonts w:ascii="Times New Roman" w:eastAsia="Times New Roman" w:hAnsi="Times New Roman" w:cs="Times New Roman"/>
              <w:i/>
              <w:sz w:val="24"/>
              <w:szCs w:val="24"/>
            </w:rPr>
          </w:rPrChange>
        </w:rPr>
        <w:t>77</w:t>
      </w:r>
      <w:r w:rsidRPr="00A84AFB">
        <w:rPr>
          <w:rFonts w:ascii="Times New Roman" w:eastAsia="Times New Roman" w:hAnsi="Times New Roman" w:cs="Times New Roman"/>
          <w:sz w:val="24"/>
          <w:szCs w:val="24"/>
          <w:lang w:val="en-GB"/>
          <w:rPrChange w:id="892" w:author="Keil, Johannes (Stud. FPN)" w:date="2025-02-19T16:04:00Z" w16du:dateUtc="2025-02-19T16:04:00Z">
            <w:rPr>
              <w:rFonts w:ascii="Times New Roman" w:eastAsia="Times New Roman" w:hAnsi="Times New Roman" w:cs="Times New Roman"/>
              <w:sz w:val="24"/>
              <w:szCs w:val="24"/>
            </w:rPr>
          </w:rPrChange>
        </w:rPr>
        <w:t xml:space="preserve">(4), 531–551. </w:t>
      </w:r>
      <w:r w:rsidRPr="00A84AFB">
        <w:rPr>
          <w:rFonts w:ascii="Times New Roman" w:hAnsi="Times New Roman" w:cs="Times New Roman"/>
          <w:lang w:val="en-GB"/>
          <w:rPrChange w:id="893" w:author="Keil, Johannes (Stud. FPN)" w:date="2025-02-19T16:04:00Z" w16du:dateUtc="2025-02-19T16:04:00Z">
            <w:rPr/>
          </w:rPrChange>
        </w:rPr>
        <w:fldChar w:fldCharType="begin"/>
      </w:r>
      <w:r w:rsidRPr="00A84AFB">
        <w:rPr>
          <w:rFonts w:ascii="Times New Roman" w:hAnsi="Times New Roman" w:cs="Times New Roman"/>
          <w:lang w:val="en-GB"/>
          <w:rPrChange w:id="894" w:author="Keil, Johannes (Stud. FPN)" w:date="2025-02-19T16:04:00Z" w16du:dateUtc="2025-02-19T16:04:00Z">
            <w:rPr/>
          </w:rPrChange>
        </w:rPr>
        <w:instrText>HYPERLINK "https://doi.org/10.1348/0963179042596504" \h</w:instrText>
      </w:r>
      <w:r w:rsidRPr="00A84AFB">
        <w:rPr>
          <w:rFonts w:ascii="Times New Roman" w:hAnsi="Times New Roman" w:cs="Times New Roman"/>
          <w:lang w:val="en-GB"/>
          <w:rPrChange w:id="895" w:author="Keil, Johannes (Stud. FPN)" w:date="2025-02-19T16:04:00Z" w16du:dateUtc="2025-02-19T16:04:00Z">
            <w:rPr>
              <w:lang w:val="en-GB"/>
            </w:rPr>
          </w:rPrChange>
        </w:rPr>
      </w:r>
      <w:r w:rsidRPr="00A84AFB">
        <w:rPr>
          <w:rFonts w:ascii="Times New Roman" w:hAnsi="Times New Roman" w:cs="Times New Roman"/>
          <w:lang w:val="en-GB"/>
          <w:rPrChange w:id="896"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897" w:author="Keil, Johannes (Stud. FPN)" w:date="2025-02-19T16:04:00Z" w16du:dateUtc="2025-02-19T16:04:00Z">
            <w:rPr>
              <w:rFonts w:ascii="Times New Roman" w:eastAsia="Times New Roman" w:hAnsi="Times New Roman" w:cs="Times New Roman"/>
              <w:color w:val="1155CC"/>
              <w:sz w:val="24"/>
              <w:szCs w:val="24"/>
              <w:u w:val="single"/>
            </w:rPr>
          </w:rPrChange>
        </w:rPr>
        <w:t>https://doi.org/10.1348/0963179042596504</w:t>
      </w:r>
      <w:r w:rsidRPr="00A84AFB">
        <w:rPr>
          <w:rFonts w:ascii="Times New Roman" w:hAnsi="Times New Roman" w:cs="Times New Roman"/>
          <w:lang w:val="en-GB"/>
          <w:rPrChange w:id="898" w:author="Keil, Johannes (Stud. FPN)" w:date="2025-02-19T16:04:00Z" w16du:dateUtc="2025-02-19T16:04:00Z">
            <w:rPr/>
          </w:rPrChange>
        </w:rPr>
        <w:fldChar w:fldCharType="end"/>
      </w:r>
    </w:p>
    <w:p w14:paraId="00000095" w14:textId="77777777" w:rsidR="001B497F" w:rsidRPr="00A84AFB" w:rsidRDefault="00000000">
      <w:pPr>
        <w:spacing w:line="480" w:lineRule="auto"/>
        <w:ind w:left="720"/>
        <w:rPr>
          <w:rFonts w:ascii="Times New Roman" w:eastAsia="Times New Roman" w:hAnsi="Times New Roman" w:cs="Times New Roman"/>
          <w:sz w:val="24"/>
          <w:szCs w:val="24"/>
          <w:lang w:val="en-GB"/>
          <w:rPrChange w:id="899" w:author="Keil, Johannes (Stud. FPN)" w:date="2025-02-19T16:04:00Z" w16du:dateUtc="2025-02-19T16:04:00Z">
            <w:rPr>
              <w:rFonts w:ascii="Times New Roman" w:eastAsia="Times New Roman" w:hAnsi="Times New Roman" w:cs="Times New Roman"/>
              <w:sz w:val="24"/>
              <w:szCs w:val="24"/>
            </w:rPr>
          </w:rPrChange>
        </w:rPr>
      </w:pPr>
      <w:proofErr w:type="spellStart"/>
      <w:r w:rsidRPr="00A84AFB">
        <w:rPr>
          <w:rFonts w:ascii="Times New Roman" w:eastAsia="Times New Roman" w:hAnsi="Times New Roman" w:cs="Times New Roman"/>
          <w:sz w:val="24"/>
          <w:szCs w:val="24"/>
          <w:lang w:val="en-GB"/>
          <w:rPrChange w:id="900" w:author="Keil, Johannes (Stud. FPN)" w:date="2025-02-19T16:04:00Z" w16du:dateUtc="2025-02-19T16:04:00Z">
            <w:rPr>
              <w:rFonts w:ascii="Times New Roman" w:eastAsia="Times New Roman" w:hAnsi="Times New Roman" w:cs="Times New Roman"/>
              <w:sz w:val="24"/>
              <w:szCs w:val="24"/>
            </w:rPr>
          </w:rPrChange>
        </w:rPr>
        <w:t>Millgram</w:t>
      </w:r>
      <w:proofErr w:type="spellEnd"/>
      <w:r w:rsidRPr="00A84AFB">
        <w:rPr>
          <w:rFonts w:ascii="Times New Roman" w:eastAsia="Times New Roman" w:hAnsi="Times New Roman" w:cs="Times New Roman"/>
          <w:sz w:val="24"/>
          <w:szCs w:val="24"/>
          <w:lang w:val="en-GB"/>
          <w:rPrChange w:id="901" w:author="Keil, Johannes (Stud. FPN)" w:date="2025-02-19T16:04:00Z" w16du:dateUtc="2025-02-19T16:04:00Z">
            <w:rPr>
              <w:rFonts w:ascii="Times New Roman" w:eastAsia="Times New Roman" w:hAnsi="Times New Roman" w:cs="Times New Roman"/>
              <w:sz w:val="24"/>
              <w:szCs w:val="24"/>
            </w:rPr>
          </w:rPrChange>
        </w:rPr>
        <w:t xml:space="preserve">, Y., </w:t>
      </w:r>
      <w:proofErr w:type="spellStart"/>
      <w:r w:rsidRPr="00A84AFB">
        <w:rPr>
          <w:rFonts w:ascii="Times New Roman" w:eastAsia="Times New Roman" w:hAnsi="Times New Roman" w:cs="Times New Roman"/>
          <w:sz w:val="24"/>
          <w:szCs w:val="24"/>
          <w:lang w:val="en-GB"/>
          <w:rPrChange w:id="902" w:author="Keil, Johannes (Stud. FPN)" w:date="2025-02-19T16:04:00Z" w16du:dateUtc="2025-02-19T16:04:00Z">
            <w:rPr>
              <w:rFonts w:ascii="Times New Roman" w:eastAsia="Times New Roman" w:hAnsi="Times New Roman" w:cs="Times New Roman"/>
              <w:sz w:val="24"/>
              <w:szCs w:val="24"/>
            </w:rPr>
          </w:rPrChange>
        </w:rPr>
        <w:t>Joormann</w:t>
      </w:r>
      <w:proofErr w:type="spellEnd"/>
      <w:r w:rsidRPr="00A84AFB">
        <w:rPr>
          <w:rFonts w:ascii="Times New Roman" w:eastAsia="Times New Roman" w:hAnsi="Times New Roman" w:cs="Times New Roman"/>
          <w:sz w:val="24"/>
          <w:szCs w:val="24"/>
          <w:lang w:val="en-GB"/>
          <w:rPrChange w:id="903" w:author="Keil, Johannes (Stud. FPN)" w:date="2025-02-19T16:04:00Z" w16du:dateUtc="2025-02-19T16:04:00Z">
            <w:rPr>
              <w:rFonts w:ascii="Times New Roman" w:eastAsia="Times New Roman" w:hAnsi="Times New Roman" w:cs="Times New Roman"/>
              <w:sz w:val="24"/>
              <w:szCs w:val="24"/>
            </w:rPr>
          </w:rPrChange>
        </w:rPr>
        <w:t xml:space="preserve">, J., Huppert, J. D., &amp; Tamir, M. (2015). Sad as a Matter of Choice? Emotion-Regulation Goals in Depression. </w:t>
      </w:r>
      <w:r w:rsidRPr="00A84AFB">
        <w:rPr>
          <w:rFonts w:ascii="Times New Roman" w:eastAsia="Times New Roman" w:hAnsi="Times New Roman" w:cs="Times New Roman"/>
          <w:i/>
          <w:sz w:val="24"/>
          <w:szCs w:val="24"/>
          <w:lang w:val="en-GB"/>
          <w:rPrChange w:id="904" w:author="Keil, Johannes (Stud. FPN)" w:date="2025-02-19T16:04:00Z" w16du:dateUtc="2025-02-19T16:04:00Z">
            <w:rPr>
              <w:rFonts w:ascii="Times New Roman" w:eastAsia="Times New Roman" w:hAnsi="Times New Roman" w:cs="Times New Roman"/>
              <w:i/>
              <w:sz w:val="24"/>
              <w:szCs w:val="24"/>
            </w:rPr>
          </w:rPrChange>
        </w:rPr>
        <w:t>Psychological Science</w:t>
      </w:r>
      <w:r w:rsidRPr="00A84AFB">
        <w:rPr>
          <w:rFonts w:ascii="Times New Roman" w:eastAsia="Times New Roman" w:hAnsi="Times New Roman" w:cs="Times New Roman"/>
          <w:sz w:val="24"/>
          <w:szCs w:val="24"/>
          <w:lang w:val="en-GB"/>
          <w:rPrChange w:id="905"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06" w:author="Keil, Johannes (Stud. FPN)" w:date="2025-02-19T16:04:00Z" w16du:dateUtc="2025-02-19T16:04:00Z">
            <w:rPr>
              <w:rFonts w:ascii="Times New Roman" w:eastAsia="Times New Roman" w:hAnsi="Times New Roman" w:cs="Times New Roman"/>
              <w:i/>
              <w:sz w:val="24"/>
              <w:szCs w:val="24"/>
            </w:rPr>
          </w:rPrChange>
        </w:rPr>
        <w:t>26</w:t>
      </w:r>
      <w:r w:rsidRPr="00A84AFB">
        <w:rPr>
          <w:rFonts w:ascii="Times New Roman" w:eastAsia="Times New Roman" w:hAnsi="Times New Roman" w:cs="Times New Roman"/>
          <w:sz w:val="24"/>
          <w:szCs w:val="24"/>
          <w:lang w:val="en-GB"/>
          <w:rPrChange w:id="907" w:author="Keil, Johannes (Stud. FPN)" w:date="2025-02-19T16:04:00Z" w16du:dateUtc="2025-02-19T16:04:00Z">
            <w:rPr>
              <w:rFonts w:ascii="Times New Roman" w:eastAsia="Times New Roman" w:hAnsi="Times New Roman" w:cs="Times New Roman"/>
              <w:sz w:val="24"/>
              <w:szCs w:val="24"/>
            </w:rPr>
          </w:rPrChange>
        </w:rPr>
        <w:t>(8), 1216–1228. https://doi.org/10.1177/0956797615583295</w:t>
      </w:r>
    </w:p>
    <w:p w14:paraId="00000096" w14:textId="77777777" w:rsidR="001B497F" w:rsidRPr="00A84AFB" w:rsidRDefault="00000000">
      <w:pPr>
        <w:spacing w:line="480" w:lineRule="auto"/>
        <w:ind w:left="720"/>
        <w:rPr>
          <w:rFonts w:ascii="Times New Roman" w:eastAsia="Times New Roman" w:hAnsi="Times New Roman" w:cs="Times New Roman"/>
          <w:sz w:val="24"/>
          <w:szCs w:val="24"/>
          <w:lang w:val="en-GB"/>
          <w:rPrChange w:id="908" w:author="Keil, Johannes (Stud. FPN)" w:date="2025-02-19T16:04:00Z" w16du:dateUtc="2025-02-19T16:04:00Z">
            <w:rPr>
              <w:rFonts w:ascii="Times New Roman" w:eastAsia="Times New Roman" w:hAnsi="Times New Roman" w:cs="Times New Roman"/>
              <w:sz w:val="24"/>
              <w:szCs w:val="24"/>
            </w:rPr>
          </w:rPrChange>
        </w:rPr>
      </w:pPr>
      <w:proofErr w:type="spellStart"/>
      <w:r w:rsidRPr="00A84AFB">
        <w:rPr>
          <w:rFonts w:ascii="Times New Roman" w:eastAsia="Times New Roman" w:hAnsi="Times New Roman" w:cs="Times New Roman"/>
          <w:sz w:val="24"/>
          <w:szCs w:val="24"/>
          <w:lang w:val="en-GB"/>
          <w:rPrChange w:id="909" w:author="Keil, Johannes (Stud. FPN)" w:date="2025-02-19T16:04:00Z" w16du:dateUtc="2025-02-19T16:04:00Z">
            <w:rPr>
              <w:rFonts w:ascii="Times New Roman" w:eastAsia="Times New Roman" w:hAnsi="Times New Roman" w:cs="Times New Roman"/>
              <w:sz w:val="24"/>
              <w:szCs w:val="24"/>
            </w:rPr>
          </w:rPrChange>
        </w:rPr>
        <w:t>Millgram</w:t>
      </w:r>
      <w:proofErr w:type="spellEnd"/>
      <w:r w:rsidRPr="00A84AFB">
        <w:rPr>
          <w:rFonts w:ascii="Times New Roman" w:eastAsia="Times New Roman" w:hAnsi="Times New Roman" w:cs="Times New Roman"/>
          <w:sz w:val="24"/>
          <w:szCs w:val="24"/>
          <w:lang w:val="en-GB"/>
          <w:rPrChange w:id="910" w:author="Keil, Johannes (Stud. FPN)" w:date="2025-02-19T16:04:00Z" w16du:dateUtc="2025-02-19T16:04:00Z">
            <w:rPr>
              <w:rFonts w:ascii="Times New Roman" w:eastAsia="Times New Roman" w:hAnsi="Times New Roman" w:cs="Times New Roman"/>
              <w:sz w:val="24"/>
              <w:szCs w:val="24"/>
            </w:rPr>
          </w:rPrChange>
        </w:rPr>
        <w:t xml:space="preserve">, Y., </w:t>
      </w:r>
      <w:proofErr w:type="spellStart"/>
      <w:r w:rsidRPr="00A84AFB">
        <w:rPr>
          <w:rFonts w:ascii="Times New Roman" w:eastAsia="Times New Roman" w:hAnsi="Times New Roman" w:cs="Times New Roman"/>
          <w:sz w:val="24"/>
          <w:szCs w:val="24"/>
          <w:lang w:val="en-GB"/>
          <w:rPrChange w:id="911" w:author="Keil, Johannes (Stud. FPN)" w:date="2025-02-19T16:04:00Z" w16du:dateUtc="2025-02-19T16:04:00Z">
            <w:rPr>
              <w:rFonts w:ascii="Times New Roman" w:eastAsia="Times New Roman" w:hAnsi="Times New Roman" w:cs="Times New Roman"/>
              <w:sz w:val="24"/>
              <w:szCs w:val="24"/>
            </w:rPr>
          </w:rPrChange>
        </w:rPr>
        <w:t>Sheppes</w:t>
      </w:r>
      <w:proofErr w:type="spellEnd"/>
      <w:r w:rsidRPr="00A84AFB">
        <w:rPr>
          <w:rFonts w:ascii="Times New Roman" w:eastAsia="Times New Roman" w:hAnsi="Times New Roman" w:cs="Times New Roman"/>
          <w:sz w:val="24"/>
          <w:szCs w:val="24"/>
          <w:lang w:val="en-GB"/>
          <w:rPrChange w:id="912" w:author="Keil, Johannes (Stud. FPN)" w:date="2025-02-19T16:04:00Z" w16du:dateUtc="2025-02-19T16:04:00Z">
            <w:rPr>
              <w:rFonts w:ascii="Times New Roman" w:eastAsia="Times New Roman" w:hAnsi="Times New Roman" w:cs="Times New Roman"/>
              <w:sz w:val="24"/>
              <w:szCs w:val="24"/>
            </w:rPr>
          </w:rPrChange>
        </w:rPr>
        <w:t xml:space="preserve">, G., Kalokerinos, E. K., </w:t>
      </w:r>
      <w:proofErr w:type="spellStart"/>
      <w:r w:rsidRPr="00A84AFB">
        <w:rPr>
          <w:rFonts w:ascii="Times New Roman" w:eastAsia="Times New Roman" w:hAnsi="Times New Roman" w:cs="Times New Roman"/>
          <w:sz w:val="24"/>
          <w:szCs w:val="24"/>
          <w:lang w:val="en-GB"/>
          <w:rPrChange w:id="913" w:author="Keil, Johannes (Stud. FPN)" w:date="2025-02-19T16:04:00Z" w16du:dateUtc="2025-02-19T16:04:00Z">
            <w:rPr>
              <w:rFonts w:ascii="Times New Roman" w:eastAsia="Times New Roman" w:hAnsi="Times New Roman" w:cs="Times New Roman"/>
              <w:sz w:val="24"/>
              <w:szCs w:val="24"/>
            </w:rPr>
          </w:rPrChange>
        </w:rPr>
        <w:t>Kuppens</w:t>
      </w:r>
      <w:proofErr w:type="spellEnd"/>
      <w:r w:rsidRPr="00A84AFB">
        <w:rPr>
          <w:rFonts w:ascii="Times New Roman" w:eastAsia="Times New Roman" w:hAnsi="Times New Roman" w:cs="Times New Roman"/>
          <w:sz w:val="24"/>
          <w:szCs w:val="24"/>
          <w:lang w:val="en-GB"/>
          <w:rPrChange w:id="914" w:author="Keil, Johannes (Stud. FPN)" w:date="2025-02-19T16:04:00Z" w16du:dateUtc="2025-02-19T16:04:00Z">
            <w:rPr>
              <w:rFonts w:ascii="Times New Roman" w:eastAsia="Times New Roman" w:hAnsi="Times New Roman" w:cs="Times New Roman"/>
              <w:sz w:val="24"/>
              <w:szCs w:val="24"/>
            </w:rPr>
          </w:rPrChange>
        </w:rPr>
        <w:t xml:space="preserve">, P., &amp; Tamir, M. (2019). Do the ends dictate the means in emotion regulation? </w:t>
      </w:r>
      <w:r w:rsidRPr="00A84AFB">
        <w:rPr>
          <w:rFonts w:ascii="Times New Roman" w:eastAsia="Times New Roman" w:hAnsi="Times New Roman" w:cs="Times New Roman"/>
          <w:i/>
          <w:sz w:val="24"/>
          <w:szCs w:val="24"/>
          <w:lang w:val="en-GB"/>
          <w:rPrChange w:id="915" w:author="Keil, Johannes (Stud. FPN)" w:date="2025-02-19T16:04:00Z" w16du:dateUtc="2025-02-19T16:04:00Z">
            <w:rPr>
              <w:rFonts w:ascii="Times New Roman" w:eastAsia="Times New Roman" w:hAnsi="Times New Roman" w:cs="Times New Roman"/>
              <w:i/>
              <w:sz w:val="24"/>
              <w:szCs w:val="24"/>
            </w:rPr>
          </w:rPrChange>
        </w:rPr>
        <w:t>Journal of Experimental Psychology: General</w:t>
      </w:r>
      <w:r w:rsidRPr="00A84AFB">
        <w:rPr>
          <w:rFonts w:ascii="Times New Roman" w:eastAsia="Times New Roman" w:hAnsi="Times New Roman" w:cs="Times New Roman"/>
          <w:sz w:val="24"/>
          <w:szCs w:val="24"/>
          <w:lang w:val="en-GB"/>
          <w:rPrChange w:id="916"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17" w:author="Keil, Johannes (Stud. FPN)" w:date="2025-02-19T16:04:00Z" w16du:dateUtc="2025-02-19T16:04:00Z">
            <w:rPr>
              <w:rFonts w:ascii="Times New Roman" w:eastAsia="Times New Roman" w:hAnsi="Times New Roman" w:cs="Times New Roman"/>
              <w:i/>
              <w:sz w:val="24"/>
              <w:szCs w:val="24"/>
            </w:rPr>
          </w:rPrChange>
        </w:rPr>
        <w:t>148</w:t>
      </w:r>
      <w:r w:rsidRPr="00A84AFB">
        <w:rPr>
          <w:rFonts w:ascii="Times New Roman" w:eastAsia="Times New Roman" w:hAnsi="Times New Roman" w:cs="Times New Roman"/>
          <w:sz w:val="24"/>
          <w:szCs w:val="24"/>
          <w:lang w:val="en-GB"/>
          <w:rPrChange w:id="918" w:author="Keil, Johannes (Stud. FPN)" w:date="2025-02-19T16:04:00Z" w16du:dateUtc="2025-02-19T16:04:00Z">
            <w:rPr>
              <w:rFonts w:ascii="Times New Roman" w:eastAsia="Times New Roman" w:hAnsi="Times New Roman" w:cs="Times New Roman"/>
              <w:sz w:val="24"/>
              <w:szCs w:val="24"/>
            </w:rPr>
          </w:rPrChange>
        </w:rPr>
        <w:t xml:space="preserve">(1), 80–96. </w:t>
      </w:r>
      <w:r w:rsidRPr="00A84AFB">
        <w:rPr>
          <w:rFonts w:ascii="Times New Roman" w:hAnsi="Times New Roman" w:cs="Times New Roman"/>
          <w:lang w:val="en-GB"/>
          <w:rPrChange w:id="919" w:author="Keil, Johannes (Stud. FPN)" w:date="2025-02-19T16:04:00Z" w16du:dateUtc="2025-02-19T16:04:00Z">
            <w:rPr/>
          </w:rPrChange>
        </w:rPr>
        <w:fldChar w:fldCharType="begin"/>
      </w:r>
      <w:r w:rsidRPr="00A84AFB">
        <w:rPr>
          <w:rFonts w:ascii="Times New Roman" w:hAnsi="Times New Roman" w:cs="Times New Roman"/>
          <w:lang w:val="en-GB"/>
          <w:rPrChange w:id="920" w:author="Keil, Johannes (Stud. FPN)" w:date="2025-02-19T16:04:00Z" w16du:dateUtc="2025-02-19T16:04:00Z">
            <w:rPr/>
          </w:rPrChange>
        </w:rPr>
        <w:instrText>HYPERLINK "https://doi.org/10.1037/xge0000477" \h</w:instrText>
      </w:r>
      <w:r w:rsidRPr="00A84AFB">
        <w:rPr>
          <w:rFonts w:ascii="Times New Roman" w:hAnsi="Times New Roman" w:cs="Times New Roman"/>
          <w:lang w:val="en-GB"/>
          <w:rPrChange w:id="921" w:author="Keil, Johannes (Stud. FPN)" w:date="2025-02-19T16:04:00Z" w16du:dateUtc="2025-02-19T16:04:00Z">
            <w:rPr>
              <w:lang w:val="en-GB"/>
            </w:rPr>
          </w:rPrChange>
        </w:rPr>
      </w:r>
      <w:r w:rsidRPr="00A84AFB">
        <w:rPr>
          <w:rFonts w:ascii="Times New Roman" w:hAnsi="Times New Roman" w:cs="Times New Roman"/>
          <w:lang w:val="en-GB"/>
          <w:rPrChange w:id="922"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923" w:author="Keil, Johannes (Stud. FPN)" w:date="2025-02-19T16:04:00Z" w16du:dateUtc="2025-02-19T16:04:00Z">
            <w:rPr>
              <w:rFonts w:ascii="Times New Roman" w:eastAsia="Times New Roman" w:hAnsi="Times New Roman" w:cs="Times New Roman"/>
              <w:color w:val="1155CC"/>
              <w:sz w:val="24"/>
              <w:szCs w:val="24"/>
              <w:u w:val="single"/>
            </w:rPr>
          </w:rPrChange>
        </w:rPr>
        <w:t>https://doi.org/10.1037/xge0000477</w:t>
      </w:r>
      <w:r w:rsidRPr="00A84AFB">
        <w:rPr>
          <w:rFonts w:ascii="Times New Roman" w:hAnsi="Times New Roman" w:cs="Times New Roman"/>
          <w:lang w:val="en-GB"/>
          <w:rPrChange w:id="924" w:author="Keil, Johannes (Stud. FPN)" w:date="2025-02-19T16:04:00Z" w16du:dateUtc="2025-02-19T16:04:00Z">
            <w:rPr/>
          </w:rPrChange>
        </w:rPr>
        <w:fldChar w:fldCharType="end"/>
      </w:r>
    </w:p>
    <w:p w14:paraId="00000097" w14:textId="77777777" w:rsidR="001B497F" w:rsidRPr="00A84AFB" w:rsidRDefault="00000000">
      <w:pPr>
        <w:spacing w:line="480" w:lineRule="auto"/>
        <w:ind w:left="720"/>
        <w:rPr>
          <w:rFonts w:ascii="Times New Roman" w:eastAsia="Times New Roman" w:hAnsi="Times New Roman" w:cs="Times New Roman"/>
          <w:sz w:val="24"/>
          <w:szCs w:val="24"/>
          <w:lang w:val="en-GB"/>
          <w:rPrChange w:id="925"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926" w:author="Keil, Johannes (Stud. FPN)" w:date="2025-02-19T16:04:00Z" w16du:dateUtc="2025-02-19T16:04:00Z">
            <w:rPr>
              <w:rFonts w:ascii="Times New Roman" w:eastAsia="Times New Roman" w:hAnsi="Times New Roman" w:cs="Times New Roman"/>
              <w:sz w:val="24"/>
              <w:szCs w:val="24"/>
            </w:rPr>
          </w:rPrChange>
        </w:rPr>
        <w:t xml:space="preserve">Sandell, R., Clinton, D., </w:t>
      </w:r>
      <w:proofErr w:type="spellStart"/>
      <w:r w:rsidRPr="00A84AFB">
        <w:rPr>
          <w:rFonts w:ascii="Times New Roman" w:eastAsia="Times New Roman" w:hAnsi="Times New Roman" w:cs="Times New Roman"/>
          <w:sz w:val="24"/>
          <w:szCs w:val="24"/>
          <w:lang w:val="en-GB"/>
          <w:rPrChange w:id="927" w:author="Keil, Johannes (Stud. FPN)" w:date="2025-02-19T16:04:00Z" w16du:dateUtc="2025-02-19T16:04:00Z">
            <w:rPr>
              <w:rFonts w:ascii="Times New Roman" w:eastAsia="Times New Roman" w:hAnsi="Times New Roman" w:cs="Times New Roman"/>
              <w:sz w:val="24"/>
              <w:szCs w:val="24"/>
            </w:rPr>
          </w:rPrChange>
        </w:rPr>
        <w:t>Frövenholt</w:t>
      </w:r>
      <w:proofErr w:type="spellEnd"/>
      <w:r w:rsidRPr="00A84AFB">
        <w:rPr>
          <w:rFonts w:ascii="Times New Roman" w:eastAsia="Times New Roman" w:hAnsi="Times New Roman" w:cs="Times New Roman"/>
          <w:sz w:val="24"/>
          <w:szCs w:val="24"/>
          <w:lang w:val="en-GB"/>
          <w:rPrChange w:id="928" w:author="Keil, Johannes (Stud. FPN)" w:date="2025-02-19T16:04:00Z" w16du:dateUtc="2025-02-19T16:04:00Z">
            <w:rPr>
              <w:rFonts w:ascii="Times New Roman" w:eastAsia="Times New Roman" w:hAnsi="Times New Roman" w:cs="Times New Roman"/>
              <w:sz w:val="24"/>
              <w:szCs w:val="24"/>
            </w:rPr>
          </w:rPrChange>
        </w:rPr>
        <w:t xml:space="preserve">, J., &amp; </w:t>
      </w:r>
      <w:proofErr w:type="spellStart"/>
      <w:r w:rsidRPr="00A84AFB">
        <w:rPr>
          <w:rFonts w:ascii="Times New Roman" w:eastAsia="Times New Roman" w:hAnsi="Times New Roman" w:cs="Times New Roman"/>
          <w:sz w:val="24"/>
          <w:szCs w:val="24"/>
          <w:lang w:val="en-GB"/>
          <w:rPrChange w:id="929" w:author="Keil, Johannes (Stud. FPN)" w:date="2025-02-19T16:04:00Z" w16du:dateUtc="2025-02-19T16:04:00Z">
            <w:rPr>
              <w:rFonts w:ascii="Times New Roman" w:eastAsia="Times New Roman" w:hAnsi="Times New Roman" w:cs="Times New Roman"/>
              <w:sz w:val="24"/>
              <w:szCs w:val="24"/>
            </w:rPr>
          </w:rPrChange>
        </w:rPr>
        <w:t>Bragesjö</w:t>
      </w:r>
      <w:proofErr w:type="spellEnd"/>
      <w:r w:rsidRPr="00A84AFB">
        <w:rPr>
          <w:rFonts w:ascii="Times New Roman" w:eastAsia="Times New Roman" w:hAnsi="Times New Roman" w:cs="Times New Roman"/>
          <w:sz w:val="24"/>
          <w:szCs w:val="24"/>
          <w:lang w:val="en-GB"/>
          <w:rPrChange w:id="930" w:author="Keil, Johannes (Stud. FPN)" w:date="2025-02-19T16:04:00Z" w16du:dateUtc="2025-02-19T16:04:00Z">
            <w:rPr>
              <w:rFonts w:ascii="Times New Roman" w:eastAsia="Times New Roman" w:hAnsi="Times New Roman" w:cs="Times New Roman"/>
              <w:sz w:val="24"/>
              <w:szCs w:val="24"/>
            </w:rPr>
          </w:rPrChange>
        </w:rPr>
        <w:t xml:space="preserve">, M. (2011). Credibility clusters, preferences, and helpfulness beliefs for specific forms of psychotherapy. </w:t>
      </w:r>
      <w:r w:rsidRPr="00A84AFB">
        <w:rPr>
          <w:rFonts w:ascii="Times New Roman" w:eastAsia="Times New Roman" w:hAnsi="Times New Roman" w:cs="Times New Roman"/>
          <w:i/>
          <w:sz w:val="24"/>
          <w:szCs w:val="24"/>
          <w:lang w:val="en-GB"/>
          <w:rPrChange w:id="931" w:author="Keil, Johannes (Stud. FPN)" w:date="2025-02-19T16:04:00Z" w16du:dateUtc="2025-02-19T16:04:00Z">
            <w:rPr>
              <w:rFonts w:ascii="Times New Roman" w:eastAsia="Times New Roman" w:hAnsi="Times New Roman" w:cs="Times New Roman"/>
              <w:i/>
              <w:sz w:val="24"/>
              <w:szCs w:val="24"/>
            </w:rPr>
          </w:rPrChange>
        </w:rPr>
        <w:t>Psychology and Psychotherapy: Theory, Research and Practice</w:t>
      </w:r>
      <w:r w:rsidRPr="00A84AFB">
        <w:rPr>
          <w:rFonts w:ascii="Times New Roman" w:eastAsia="Times New Roman" w:hAnsi="Times New Roman" w:cs="Times New Roman"/>
          <w:sz w:val="24"/>
          <w:szCs w:val="24"/>
          <w:lang w:val="en-GB"/>
          <w:rPrChange w:id="932"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33" w:author="Keil, Johannes (Stud. FPN)" w:date="2025-02-19T16:04:00Z" w16du:dateUtc="2025-02-19T16:04:00Z">
            <w:rPr>
              <w:rFonts w:ascii="Times New Roman" w:eastAsia="Times New Roman" w:hAnsi="Times New Roman" w:cs="Times New Roman"/>
              <w:i/>
              <w:sz w:val="24"/>
              <w:szCs w:val="24"/>
            </w:rPr>
          </w:rPrChange>
        </w:rPr>
        <w:t>84</w:t>
      </w:r>
      <w:r w:rsidRPr="00A84AFB">
        <w:rPr>
          <w:rFonts w:ascii="Times New Roman" w:eastAsia="Times New Roman" w:hAnsi="Times New Roman" w:cs="Times New Roman"/>
          <w:sz w:val="24"/>
          <w:szCs w:val="24"/>
          <w:lang w:val="en-GB"/>
          <w:rPrChange w:id="934" w:author="Keil, Johannes (Stud. FPN)" w:date="2025-02-19T16:04:00Z" w16du:dateUtc="2025-02-19T16:04:00Z">
            <w:rPr>
              <w:rFonts w:ascii="Times New Roman" w:eastAsia="Times New Roman" w:hAnsi="Times New Roman" w:cs="Times New Roman"/>
              <w:sz w:val="24"/>
              <w:szCs w:val="24"/>
            </w:rPr>
          </w:rPrChange>
        </w:rPr>
        <w:t>(4), 425–441. https://doi.org/10.1111/j.2044-8341.2010.02010.x</w:t>
      </w:r>
    </w:p>
    <w:p w14:paraId="00000098" w14:textId="77777777" w:rsidR="001B497F" w:rsidRPr="00A84AFB" w:rsidRDefault="00000000">
      <w:pPr>
        <w:spacing w:line="480" w:lineRule="auto"/>
        <w:ind w:left="720"/>
        <w:rPr>
          <w:rFonts w:ascii="Times New Roman" w:eastAsia="Times New Roman" w:hAnsi="Times New Roman" w:cs="Times New Roman"/>
          <w:sz w:val="24"/>
          <w:szCs w:val="24"/>
          <w:lang w:val="en-GB"/>
          <w:rPrChange w:id="935" w:author="Keil, Johannes (Stud. FPN)" w:date="2025-02-19T16:04:00Z" w16du:dateUtc="2025-02-19T16:04:00Z">
            <w:rPr>
              <w:rFonts w:ascii="Times New Roman" w:eastAsia="Times New Roman" w:hAnsi="Times New Roman" w:cs="Times New Roman"/>
              <w:sz w:val="24"/>
              <w:szCs w:val="24"/>
            </w:rPr>
          </w:rPrChange>
        </w:rPr>
      </w:pPr>
      <w:proofErr w:type="spellStart"/>
      <w:r w:rsidRPr="00A84AFB">
        <w:rPr>
          <w:rFonts w:ascii="Times New Roman" w:eastAsia="Times New Roman" w:hAnsi="Times New Roman" w:cs="Times New Roman"/>
          <w:sz w:val="24"/>
          <w:szCs w:val="24"/>
          <w:lang w:val="en-GB"/>
          <w:rPrChange w:id="936" w:author="Keil, Johannes (Stud. FPN)" w:date="2025-02-19T16:04:00Z" w16du:dateUtc="2025-02-19T16:04:00Z">
            <w:rPr>
              <w:rFonts w:ascii="Times New Roman" w:eastAsia="Times New Roman" w:hAnsi="Times New Roman" w:cs="Times New Roman"/>
              <w:sz w:val="24"/>
              <w:szCs w:val="24"/>
            </w:rPr>
          </w:rPrChange>
        </w:rPr>
        <w:t>Sheppes</w:t>
      </w:r>
      <w:proofErr w:type="spellEnd"/>
      <w:r w:rsidRPr="00A84AFB">
        <w:rPr>
          <w:rFonts w:ascii="Times New Roman" w:eastAsia="Times New Roman" w:hAnsi="Times New Roman" w:cs="Times New Roman"/>
          <w:sz w:val="24"/>
          <w:szCs w:val="24"/>
          <w:lang w:val="en-GB"/>
          <w:rPrChange w:id="937" w:author="Keil, Johannes (Stud. FPN)" w:date="2025-02-19T16:04:00Z" w16du:dateUtc="2025-02-19T16:04:00Z">
            <w:rPr>
              <w:rFonts w:ascii="Times New Roman" w:eastAsia="Times New Roman" w:hAnsi="Times New Roman" w:cs="Times New Roman"/>
              <w:sz w:val="24"/>
              <w:szCs w:val="24"/>
            </w:rPr>
          </w:rPrChange>
        </w:rPr>
        <w:t xml:space="preserve">, G., Suri, G., &amp; Gross, J. J. (2015). Emotion Regulation and Psychopathology. </w:t>
      </w:r>
      <w:r w:rsidRPr="00A84AFB">
        <w:rPr>
          <w:rFonts w:ascii="Times New Roman" w:eastAsia="Times New Roman" w:hAnsi="Times New Roman" w:cs="Times New Roman"/>
          <w:i/>
          <w:sz w:val="24"/>
          <w:szCs w:val="24"/>
          <w:lang w:val="en-GB"/>
          <w:rPrChange w:id="938" w:author="Keil, Johannes (Stud. FPN)" w:date="2025-02-19T16:04:00Z" w16du:dateUtc="2025-02-19T16:04:00Z">
            <w:rPr>
              <w:rFonts w:ascii="Times New Roman" w:eastAsia="Times New Roman" w:hAnsi="Times New Roman" w:cs="Times New Roman"/>
              <w:i/>
              <w:sz w:val="24"/>
              <w:szCs w:val="24"/>
            </w:rPr>
          </w:rPrChange>
        </w:rPr>
        <w:t>Annual Review of Clinical Psychology</w:t>
      </w:r>
      <w:r w:rsidRPr="00A84AFB">
        <w:rPr>
          <w:rFonts w:ascii="Times New Roman" w:eastAsia="Times New Roman" w:hAnsi="Times New Roman" w:cs="Times New Roman"/>
          <w:sz w:val="24"/>
          <w:szCs w:val="24"/>
          <w:lang w:val="en-GB"/>
          <w:rPrChange w:id="939"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40" w:author="Keil, Johannes (Stud. FPN)" w:date="2025-02-19T16:04:00Z" w16du:dateUtc="2025-02-19T16:04:00Z">
            <w:rPr>
              <w:rFonts w:ascii="Times New Roman" w:eastAsia="Times New Roman" w:hAnsi="Times New Roman" w:cs="Times New Roman"/>
              <w:i/>
              <w:sz w:val="24"/>
              <w:szCs w:val="24"/>
            </w:rPr>
          </w:rPrChange>
        </w:rPr>
        <w:t>11</w:t>
      </w:r>
      <w:r w:rsidRPr="00A84AFB">
        <w:rPr>
          <w:rFonts w:ascii="Times New Roman" w:eastAsia="Times New Roman" w:hAnsi="Times New Roman" w:cs="Times New Roman"/>
          <w:sz w:val="24"/>
          <w:szCs w:val="24"/>
          <w:lang w:val="en-GB"/>
          <w:rPrChange w:id="941" w:author="Keil, Johannes (Stud. FPN)" w:date="2025-02-19T16:04:00Z" w16du:dateUtc="2025-02-19T16:04:00Z">
            <w:rPr>
              <w:rFonts w:ascii="Times New Roman" w:eastAsia="Times New Roman" w:hAnsi="Times New Roman" w:cs="Times New Roman"/>
              <w:sz w:val="24"/>
              <w:szCs w:val="24"/>
            </w:rPr>
          </w:rPrChange>
        </w:rPr>
        <w:t xml:space="preserve">(1), 379–405. </w:t>
      </w:r>
      <w:r w:rsidRPr="00A84AFB">
        <w:rPr>
          <w:rFonts w:ascii="Times New Roman" w:hAnsi="Times New Roman" w:cs="Times New Roman"/>
          <w:lang w:val="en-GB"/>
          <w:rPrChange w:id="942" w:author="Keil, Johannes (Stud. FPN)" w:date="2025-02-19T16:04:00Z" w16du:dateUtc="2025-02-19T16:04:00Z">
            <w:rPr/>
          </w:rPrChange>
        </w:rPr>
        <w:fldChar w:fldCharType="begin"/>
      </w:r>
      <w:r w:rsidRPr="00A84AFB">
        <w:rPr>
          <w:rFonts w:ascii="Times New Roman" w:hAnsi="Times New Roman" w:cs="Times New Roman"/>
          <w:lang w:val="en-GB"/>
          <w:rPrChange w:id="943" w:author="Keil, Johannes (Stud. FPN)" w:date="2025-02-19T16:04:00Z" w16du:dateUtc="2025-02-19T16:04:00Z">
            <w:rPr/>
          </w:rPrChange>
        </w:rPr>
        <w:instrText>HYPERLINK "https://doi.org/10.1146/annurev-clinpsy-032814-112739" \h</w:instrText>
      </w:r>
      <w:r w:rsidRPr="00A84AFB">
        <w:rPr>
          <w:rFonts w:ascii="Times New Roman" w:hAnsi="Times New Roman" w:cs="Times New Roman"/>
          <w:lang w:val="en-GB"/>
          <w:rPrChange w:id="944" w:author="Keil, Johannes (Stud. FPN)" w:date="2025-02-19T16:04:00Z" w16du:dateUtc="2025-02-19T16:04:00Z">
            <w:rPr>
              <w:lang w:val="en-GB"/>
            </w:rPr>
          </w:rPrChange>
        </w:rPr>
      </w:r>
      <w:r w:rsidRPr="00A84AFB">
        <w:rPr>
          <w:rFonts w:ascii="Times New Roman" w:hAnsi="Times New Roman" w:cs="Times New Roman"/>
          <w:lang w:val="en-GB"/>
          <w:rPrChange w:id="945"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946" w:author="Keil, Johannes (Stud. FPN)" w:date="2025-02-19T16:04:00Z" w16du:dateUtc="2025-02-19T16:04:00Z">
            <w:rPr>
              <w:rFonts w:ascii="Times New Roman" w:eastAsia="Times New Roman" w:hAnsi="Times New Roman" w:cs="Times New Roman"/>
              <w:color w:val="1155CC"/>
              <w:sz w:val="24"/>
              <w:szCs w:val="24"/>
              <w:u w:val="single"/>
            </w:rPr>
          </w:rPrChange>
        </w:rPr>
        <w:t>https://doi.org/10.1146/annurev-clinpsy-032814-112739</w:t>
      </w:r>
      <w:r w:rsidRPr="00A84AFB">
        <w:rPr>
          <w:rFonts w:ascii="Times New Roman" w:hAnsi="Times New Roman" w:cs="Times New Roman"/>
          <w:lang w:val="en-GB"/>
          <w:rPrChange w:id="947" w:author="Keil, Johannes (Stud. FPN)" w:date="2025-02-19T16:04:00Z" w16du:dateUtc="2025-02-19T16:04:00Z">
            <w:rPr/>
          </w:rPrChange>
        </w:rPr>
        <w:fldChar w:fldCharType="end"/>
      </w:r>
    </w:p>
    <w:p w14:paraId="00000099" w14:textId="77777777" w:rsidR="001B497F" w:rsidRPr="00A84AFB" w:rsidRDefault="00000000">
      <w:pPr>
        <w:spacing w:line="480" w:lineRule="auto"/>
        <w:ind w:left="720"/>
        <w:rPr>
          <w:rFonts w:ascii="Times New Roman" w:eastAsia="Times New Roman" w:hAnsi="Times New Roman" w:cs="Times New Roman"/>
          <w:sz w:val="24"/>
          <w:szCs w:val="24"/>
          <w:lang w:val="en-GB"/>
          <w:rPrChange w:id="948"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949" w:author="Keil, Johannes (Stud. FPN)" w:date="2025-02-19T16:04:00Z" w16du:dateUtc="2025-02-19T16:04:00Z">
            <w:rPr>
              <w:rFonts w:ascii="Times New Roman" w:eastAsia="Times New Roman" w:hAnsi="Times New Roman" w:cs="Times New Roman"/>
              <w:sz w:val="24"/>
              <w:szCs w:val="24"/>
            </w:rPr>
          </w:rPrChange>
        </w:rPr>
        <w:lastRenderedPageBreak/>
        <w:t xml:space="preserve">Swift, J. K., Callahan, J. L., Cooper, M., &amp; Parkin, S. R. (2018). The impact of accommodating client preference in psychotherapy: A meta-analysis. </w:t>
      </w:r>
      <w:r w:rsidRPr="00A84AFB">
        <w:rPr>
          <w:rFonts w:ascii="Times New Roman" w:eastAsia="Times New Roman" w:hAnsi="Times New Roman" w:cs="Times New Roman"/>
          <w:i/>
          <w:sz w:val="24"/>
          <w:szCs w:val="24"/>
          <w:lang w:val="en-GB"/>
          <w:rPrChange w:id="950" w:author="Keil, Johannes (Stud. FPN)" w:date="2025-02-19T16:04:00Z" w16du:dateUtc="2025-02-19T16:04:00Z">
            <w:rPr>
              <w:rFonts w:ascii="Times New Roman" w:eastAsia="Times New Roman" w:hAnsi="Times New Roman" w:cs="Times New Roman"/>
              <w:i/>
              <w:sz w:val="24"/>
              <w:szCs w:val="24"/>
            </w:rPr>
          </w:rPrChange>
        </w:rPr>
        <w:t>Journal of Clinical Psychology</w:t>
      </w:r>
      <w:r w:rsidRPr="00A84AFB">
        <w:rPr>
          <w:rFonts w:ascii="Times New Roman" w:eastAsia="Times New Roman" w:hAnsi="Times New Roman" w:cs="Times New Roman"/>
          <w:sz w:val="24"/>
          <w:szCs w:val="24"/>
          <w:lang w:val="en-GB"/>
          <w:rPrChange w:id="951"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52" w:author="Keil, Johannes (Stud. FPN)" w:date="2025-02-19T16:04:00Z" w16du:dateUtc="2025-02-19T16:04:00Z">
            <w:rPr>
              <w:rFonts w:ascii="Times New Roman" w:eastAsia="Times New Roman" w:hAnsi="Times New Roman" w:cs="Times New Roman"/>
              <w:i/>
              <w:sz w:val="24"/>
              <w:szCs w:val="24"/>
            </w:rPr>
          </w:rPrChange>
        </w:rPr>
        <w:t>74</w:t>
      </w:r>
      <w:r w:rsidRPr="00A84AFB">
        <w:rPr>
          <w:rFonts w:ascii="Times New Roman" w:eastAsia="Times New Roman" w:hAnsi="Times New Roman" w:cs="Times New Roman"/>
          <w:sz w:val="24"/>
          <w:szCs w:val="24"/>
          <w:lang w:val="en-GB"/>
          <w:rPrChange w:id="953" w:author="Keil, Johannes (Stud. FPN)" w:date="2025-02-19T16:04:00Z" w16du:dateUtc="2025-02-19T16:04:00Z">
            <w:rPr>
              <w:rFonts w:ascii="Times New Roman" w:eastAsia="Times New Roman" w:hAnsi="Times New Roman" w:cs="Times New Roman"/>
              <w:sz w:val="24"/>
              <w:szCs w:val="24"/>
            </w:rPr>
          </w:rPrChange>
        </w:rPr>
        <w:t>(11), 1924–1937. https://doi.org/10.1002/jclp.22680</w:t>
      </w:r>
    </w:p>
    <w:p w14:paraId="0000009A" w14:textId="77777777" w:rsidR="001B497F" w:rsidRPr="00A84AFB" w:rsidRDefault="00000000">
      <w:pPr>
        <w:spacing w:line="480" w:lineRule="auto"/>
        <w:ind w:left="720"/>
        <w:rPr>
          <w:rFonts w:ascii="Times New Roman" w:eastAsia="Times New Roman" w:hAnsi="Times New Roman" w:cs="Times New Roman"/>
          <w:sz w:val="24"/>
          <w:szCs w:val="24"/>
          <w:lang w:val="en-GB"/>
          <w:rPrChange w:id="954"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955" w:author="Keil, Johannes (Stud. FPN)" w:date="2025-02-19T16:04:00Z" w16du:dateUtc="2025-02-19T16:04:00Z">
            <w:rPr>
              <w:rFonts w:ascii="Times New Roman" w:eastAsia="Times New Roman" w:hAnsi="Times New Roman" w:cs="Times New Roman"/>
              <w:sz w:val="24"/>
              <w:szCs w:val="24"/>
            </w:rPr>
          </w:rPrChange>
        </w:rPr>
        <w:t xml:space="preserve">Tamir, M., &amp; Ford, B. Q. (2012). When feeling bad is expected to be good: Emotion regulation and outcome expectancies in social conflicts. </w:t>
      </w:r>
      <w:r w:rsidRPr="00A84AFB">
        <w:rPr>
          <w:rFonts w:ascii="Times New Roman" w:eastAsia="Times New Roman" w:hAnsi="Times New Roman" w:cs="Times New Roman"/>
          <w:i/>
          <w:sz w:val="24"/>
          <w:szCs w:val="24"/>
          <w:lang w:val="en-GB"/>
          <w:rPrChange w:id="956" w:author="Keil, Johannes (Stud. FPN)" w:date="2025-02-19T16:04:00Z" w16du:dateUtc="2025-02-19T16:04:00Z">
            <w:rPr>
              <w:rFonts w:ascii="Times New Roman" w:eastAsia="Times New Roman" w:hAnsi="Times New Roman" w:cs="Times New Roman"/>
              <w:i/>
              <w:sz w:val="24"/>
              <w:szCs w:val="24"/>
            </w:rPr>
          </w:rPrChange>
        </w:rPr>
        <w:t>Emotion</w:t>
      </w:r>
      <w:r w:rsidRPr="00A84AFB">
        <w:rPr>
          <w:rFonts w:ascii="Times New Roman" w:eastAsia="Times New Roman" w:hAnsi="Times New Roman" w:cs="Times New Roman"/>
          <w:sz w:val="24"/>
          <w:szCs w:val="24"/>
          <w:lang w:val="en-GB"/>
          <w:rPrChange w:id="957"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58" w:author="Keil, Johannes (Stud. FPN)" w:date="2025-02-19T16:04:00Z" w16du:dateUtc="2025-02-19T16:04:00Z">
            <w:rPr>
              <w:rFonts w:ascii="Times New Roman" w:eastAsia="Times New Roman" w:hAnsi="Times New Roman" w:cs="Times New Roman"/>
              <w:i/>
              <w:sz w:val="24"/>
              <w:szCs w:val="24"/>
            </w:rPr>
          </w:rPrChange>
        </w:rPr>
        <w:t>12</w:t>
      </w:r>
      <w:r w:rsidRPr="00A84AFB">
        <w:rPr>
          <w:rFonts w:ascii="Times New Roman" w:eastAsia="Times New Roman" w:hAnsi="Times New Roman" w:cs="Times New Roman"/>
          <w:sz w:val="24"/>
          <w:szCs w:val="24"/>
          <w:lang w:val="en-GB"/>
          <w:rPrChange w:id="959" w:author="Keil, Johannes (Stud. FPN)" w:date="2025-02-19T16:04:00Z" w16du:dateUtc="2025-02-19T16:04:00Z">
            <w:rPr>
              <w:rFonts w:ascii="Times New Roman" w:eastAsia="Times New Roman" w:hAnsi="Times New Roman" w:cs="Times New Roman"/>
              <w:sz w:val="24"/>
              <w:szCs w:val="24"/>
            </w:rPr>
          </w:rPrChange>
        </w:rPr>
        <w:t>(4), 807–816. https://doi.org/10.1037/a0024443</w:t>
      </w:r>
    </w:p>
    <w:p w14:paraId="0000009B" w14:textId="77777777" w:rsidR="001B497F" w:rsidRPr="00A84AFB" w:rsidRDefault="00000000">
      <w:pPr>
        <w:spacing w:line="480" w:lineRule="auto"/>
        <w:ind w:left="720"/>
        <w:rPr>
          <w:rFonts w:ascii="Times New Roman" w:eastAsia="Times New Roman" w:hAnsi="Times New Roman" w:cs="Times New Roman"/>
          <w:sz w:val="24"/>
          <w:szCs w:val="24"/>
          <w:lang w:val="en-GB"/>
          <w:rPrChange w:id="960"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961" w:author="Keil, Johannes (Stud. FPN)" w:date="2025-02-19T16:04:00Z" w16du:dateUtc="2025-02-19T16:04:00Z">
            <w:rPr>
              <w:rFonts w:ascii="Times New Roman" w:eastAsia="Times New Roman" w:hAnsi="Times New Roman" w:cs="Times New Roman"/>
              <w:sz w:val="24"/>
              <w:szCs w:val="24"/>
            </w:rPr>
          </w:rPrChange>
        </w:rPr>
        <w:t xml:space="preserve">Tamir, M. (2015). Why Do People Regulate Their Emotions? A Taxonomy of Motives in Emotion Regulation. </w:t>
      </w:r>
      <w:r w:rsidRPr="00A84AFB">
        <w:rPr>
          <w:rFonts w:ascii="Times New Roman" w:eastAsia="Times New Roman" w:hAnsi="Times New Roman" w:cs="Times New Roman"/>
          <w:i/>
          <w:sz w:val="24"/>
          <w:szCs w:val="24"/>
          <w:lang w:val="en-GB"/>
          <w:rPrChange w:id="962" w:author="Keil, Johannes (Stud. FPN)" w:date="2025-02-19T16:04:00Z" w16du:dateUtc="2025-02-19T16:04:00Z">
            <w:rPr>
              <w:rFonts w:ascii="Times New Roman" w:eastAsia="Times New Roman" w:hAnsi="Times New Roman" w:cs="Times New Roman"/>
              <w:i/>
              <w:sz w:val="24"/>
              <w:szCs w:val="24"/>
            </w:rPr>
          </w:rPrChange>
        </w:rPr>
        <w:t>Personality and Social Psychology Review</w:t>
      </w:r>
      <w:r w:rsidRPr="00A84AFB">
        <w:rPr>
          <w:rFonts w:ascii="Times New Roman" w:eastAsia="Times New Roman" w:hAnsi="Times New Roman" w:cs="Times New Roman"/>
          <w:sz w:val="24"/>
          <w:szCs w:val="24"/>
          <w:lang w:val="en-GB"/>
          <w:rPrChange w:id="963"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64" w:author="Keil, Johannes (Stud. FPN)" w:date="2025-02-19T16:04:00Z" w16du:dateUtc="2025-02-19T16:04:00Z">
            <w:rPr>
              <w:rFonts w:ascii="Times New Roman" w:eastAsia="Times New Roman" w:hAnsi="Times New Roman" w:cs="Times New Roman"/>
              <w:i/>
              <w:sz w:val="24"/>
              <w:szCs w:val="24"/>
            </w:rPr>
          </w:rPrChange>
        </w:rPr>
        <w:t>20</w:t>
      </w:r>
      <w:r w:rsidRPr="00A84AFB">
        <w:rPr>
          <w:rFonts w:ascii="Times New Roman" w:eastAsia="Times New Roman" w:hAnsi="Times New Roman" w:cs="Times New Roman"/>
          <w:sz w:val="24"/>
          <w:szCs w:val="24"/>
          <w:lang w:val="en-GB"/>
          <w:rPrChange w:id="965" w:author="Keil, Johannes (Stud. FPN)" w:date="2025-02-19T16:04:00Z" w16du:dateUtc="2025-02-19T16:04:00Z">
            <w:rPr>
              <w:rFonts w:ascii="Times New Roman" w:eastAsia="Times New Roman" w:hAnsi="Times New Roman" w:cs="Times New Roman"/>
              <w:sz w:val="24"/>
              <w:szCs w:val="24"/>
            </w:rPr>
          </w:rPrChange>
        </w:rPr>
        <w:t>(3), 199–222. https://doi.org/10.1177/1088868315586325</w:t>
      </w:r>
    </w:p>
    <w:p w14:paraId="0000009C" w14:textId="77777777" w:rsidR="001B497F" w:rsidRPr="00A84AFB" w:rsidRDefault="00000000">
      <w:pPr>
        <w:spacing w:line="480" w:lineRule="auto"/>
        <w:ind w:left="720"/>
        <w:rPr>
          <w:rFonts w:ascii="Times New Roman" w:eastAsia="Times New Roman" w:hAnsi="Times New Roman" w:cs="Times New Roman"/>
          <w:sz w:val="24"/>
          <w:szCs w:val="24"/>
          <w:lang w:val="en-GB"/>
          <w:rPrChange w:id="966"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967" w:author="Keil, Johannes (Stud. FPN)" w:date="2025-02-19T16:04:00Z" w16du:dateUtc="2025-02-19T16:04:00Z">
            <w:rPr>
              <w:rFonts w:ascii="Times New Roman" w:eastAsia="Times New Roman" w:hAnsi="Times New Roman" w:cs="Times New Roman"/>
              <w:sz w:val="24"/>
              <w:szCs w:val="24"/>
            </w:rPr>
          </w:rPrChange>
        </w:rPr>
        <w:t xml:space="preserve">Tamir, M., </w:t>
      </w:r>
      <w:proofErr w:type="spellStart"/>
      <w:r w:rsidRPr="00A84AFB">
        <w:rPr>
          <w:rFonts w:ascii="Times New Roman" w:eastAsia="Times New Roman" w:hAnsi="Times New Roman" w:cs="Times New Roman"/>
          <w:sz w:val="24"/>
          <w:szCs w:val="24"/>
          <w:lang w:val="en-GB"/>
          <w:rPrChange w:id="968" w:author="Keil, Johannes (Stud. FPN)" w:date="2025-02-19T16:04:00Z" w16du:dateUtc="2025-02-19T16:04:00Z">
            <w:rPr>
              <w:rFonts w:ascii="Times New Roman" w:eastAsia="Times New Roman" w:hAnsi="Times New Roman" w:cs="Times New Roman"/>
              <w:sz w:val="24"/>
              <w:szCs w:val="24"/>
            </w:rPr>
          </w:rPrChange>
        </w:rPr>
        <w:t>Vishkin</w:t>
      </w:r>
      <w:proofErr w:type="spellEnd"/>
      <w:r w:rsidRPr="00A84AFB">
        <w:rPr>
          <w:rFonts w:ascii="Times New Roman" w:eastAsia="Times New Roman" w:hAnsi="Times New Roman" w:cs="Times New Roman"/>
          <w:sz w:val="24"/>
          <w:szCs w:val="24"/>
          <w:lang w:val="en-GB"/>
          <w:rPrChange w:id="969" w:author="Keil, Johannes (Stud. FPN)" w:date="2025-02-19T16:04:00Z" w16du:dateUtc="2025-02-19T16:04:00Z">
            <w:rPr>
              <w:rFonts w:ascii="Times New Roman" w:eastAsia="Times New Roman" w:hAnsi="Times New Roman" w:cs="Times New Roman"/>
              <w:sz w:val="24"/>
              <w:szCs w:val="24"/>
            </w:rPr>
          </w:rPrChange>
        </w:rPr>
        <w:t xml:space="preserve">, A., &amp; </w:t>
      </w:r>
      <w:proofErr w:type="spellStart"/>
      <w:r w:rsidRPr="00A84AFB">
        <w:rPr>
          <w:rFonts w:ascii="Times New Roman" w:eastAsia="Times New Roman" w:hAnsi="Times New Roman" w:cs="Times New Roman"/>
          <w:sz w:val="24"/>
          <w:szCs w:val="24"/>
          <w:lang w:val="en-GB"/>
          <w:rPrChange w:id="970" w:author="Keil, Johannes (Stud. FPN)" w:date="2025-02-19T16:04:00Z" w16du:dateUtc="2025-02-19T16:04:00Z">
            <w:rPr>
              <w:rFonts w:ascii="Times New Roman" w:eastAsia="Times New Roman" w:hAnsi="Times New Roman" w:cs="Times New Roman"/>
              <w:sz w:val="24"/>
              <w:szCs w:val="24"/>
            </w:rPr>
          </w:rPrChange>
        </w:rPr>
        <w:t>Gutentag</w:t>
      </w:r>
      <w:proofErr w:type="spellEnd"/>
      <w:r w:rsidRPr="00A84AFB">
        <w:rPr>
          <w:rFonts w:ascii="Times New Roman" w:eastAsia="Times New Roman" w:hAnsi="Times New Roman" w:cs="Times New Roman"/>
          <w:sz w:val="24"/>
          <w:szCs w:val="24"/>
          <w:lang w:val="en-GB"/>
          <w:rPrChange w:id="971" w:author="Keil, Johannes (Stud. FPN)" w:date="2025-02-19T16:04:00Z" w16du:dateUtc="2025-02-19T16:04:00Z">
            <w:rPr>
              <w:rFonts w:ascii="Times New Roman" w:eastAsia="Times New Roman" w:hAnsi="Times New Roman" w:cs="Times New Roman"/>
              <w:sz w:val="24"/>
              <w:szCs w:val="24"/>
            </w:rPr>
          </w:rPrChange>
        </w:rPr>
        <w:t xml:space="preserve">, T. (2020). Emotion regulation is motivated. </w:t>
      </w:r>
      <w:r w:rsidRPr="00A84AFB">
        <w:rPr>
          <w:rFonts w:ascii="Times New Roman" w:eastAsia="Times New Roman" w:hAnsi="Times New Roman" w:cs="Times New Roman"/>
          <w:i/>
          <w:sz w:val="24"/>
          <w:szCs w:val="24"/>
          <w:lang w:val="en-GB"/>
          <w:rPrChange w:id="972" w:author="Keil, Johannes (Stud. FPN)" w:date="2025-02-19T16:04:00Z" w16du:dateUtc="2025-02-19T16:04:00Z">
            <w:rPr>
              <w:rFonts w:ascii="Times New Roman" w:eastAsia="Times New Roman" w:hAnsi="Times New Roman" w:cs="Times New Roman"/>
              <w:i/>
              <w:sz w:val="24"/>
              <w:szCs w:val="24"/>
            </w:rPr>
          </w:rPrChange>
        </w:rPr>
        <w:t>Emotion</w:t>
      </w:r>
      <w:r w:rsidRPr="00A84AFB">
        <w:rPr>
          <w:rFonts w:ascii="Times New Roman" w:eastAsia="Times New Roman" w:hAnsi="Times New Roman" w:cs="Times New Roman"/>
          <w:sz w:val="24"/>
          <w:szCs w:val="24"/>
          <w:lang w:val="en-GB"/>
          <w:rPrChange w:id="973"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74" w:author="Keil, Johannes (Stud. FPN)" w:date="2025-02-19T16:04:00Z" w16du:dateUtc="2025-02-19T16:04:00Z">
            <w:rPr>
              <w:rFonts w:ascii="Times New Roman" w:eastAsia="Times New Roman" w:hAnsi="Times New Roman" w:cs="Times New Roman"/>
              <w:i/>
              <w:sz w:val="24"/>
              <w:szCs w:val="24"/>
            </w:rPr>
          </w:rPrChange>
        </w:rPr>
        <w:t>20</w:t>
      </w:r>
      <w:r w:rsidRPr="00A84AFB">
        <w:rPr>
          <w:rFonts w:ascii="Times New Roman" w:eastAsia="Times New Roman" w:hAnsi="Times New Roman" w:cs="Times New Roman"/>
          <w:sz w:val="24"/>
          <w:szCs w:val="24"/>
          <w:lang w:val="en-GB"/>
          <w:rPrChange w:id="975" w:author="Keil, Johannes (Stud. FPN)" w:date="2025-02-19T16:04:00Z" w16du:dateUtc="2025-02-19T16:04:00Z">
            <w:rPr>
              <w:rFonts w:ascii="Times New Roman" w:eastAsia="Times New Roman" w:hAnsi="Times New Roman" w:cs="Times New Roman"/>
              <w:sz w:val="24"/>
              <w:szCs w:val="24"/>
            </w:rPr>
          </w:rPrChange>
        </w:rPr>
        <w:t>(1), 115–119. https://doi.org/10.1037/emo0000635</w:t>
      </w:r>
    </w:p>
    <w:p w14:paraId="0000009D" w14:textId="77777777" w:rsidR="001B497F" w:rsidRPr="00A84AFB" w:rsidRDefault="00000000">
      <w:pPr>
        <w:spacing w:line="480" w:lineRule="auto"/>
        <w:ind w:left="720"/>
        <w:rPr>
          <w:rFonts w:ascii="Times New Roman" w:eastAsia="Times New Roman" w:hAnsi="Times New Roman" w:cs="Times New Roman"/>
          <w:sz w:val="24"/>
          <w:szCs w:val="24"/>
          <w:lang w:val="en-GB"/>
          <w:rPrChange w:id="976"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977" w:author="Keil, Johannes (Stud. FPN)" w:date="2025-02-19T16:04:00Z" w16du:dateUtc="2025-02-19T16:04:00Z">
            <w:rPr>
              <w:rFonts w:ascii="Times New Roman" w:eastAsia="Times New Roman" w:hAnsi="Times New Roman" w:cs="Times New Roman"/>
              <w:sz w:val="24"/>
              <w:szCs w:val="24"/>
            </w:rPr>
          </w:rPrChange>
        </w:rPr>
        <w:t xml:space="preserve">van </w:t>
      </w:r>
      <w:proofErr w:type="spellStart"/>
      <w:r w:rsidRPr="00A84AFB">
        <w:rPr>
          <w:rFonts w:ascii="Times New Roman" w:eastAsia="Times New Roman" w:hAnsi="Times New Roman" w:cs="Times New Roman"/>
          <w:sz w:val="24"/>
          <w:szCs w:val="24"/>
          <w:lang w:val="en-GB"/>
          <w:rPrChange w:id="978" w:author="Keil, Johannes (Stud. FPN)" w:date="2025-02-19T16:04:00Z" w16du:dateUtc="2025-02-19T16:04:00Z">
            <w:rPr>
              <w:rFonts w:ascii="Times New Roman" w:eastAsia="Times New Roman" w:hAnsi="Times New Roman" w:cs="Times New Roman"/>
              <w:sz w:val="24"/>
              <w:szCs w:val="24"/>
            </w:rPr>
          </w:rPrChange>
        </w:rPr>
        <w:t>Eijnatten</w:t>
      </w:r>
      <w:proofErr w:type="spellEnd"/>
      <w:r w:rsidRPr="00A84AFB">
        <w:rPr>
          <w:rFonts w:ascii="Times New Roman" w:eastAsia="Times New Roman" w:hAnsi="Times New Roman" w:cs="Times New Roman"/>
          <w:sz w:val="24"/>
          <w:szCs w:val="24"/>
          <w:lang w:val="en-GB"/>
          <w:rPrChange w:id="979" w:author="Keil, Johannes (Stud. FPN)" w:date="2025-02-19T16:04:00Z" w16du:dateUtc="2025-02-19T16:04:00Z">
            <w:rPr>
              <w:rFonts w:ascii="Times New Roman" w:eastAsia="Times New Roman" w:hAnsi="Times New Roman" w:cs="Times New Roman"/>
              <w:sz w:val="24"/>
              <w:szCs w:val="24"/>
            </w:rPr>
          </w:rPrChange>
        </w:rPr>
        <w:t xml:space="preserve">, F. M., van der Ark, L. A., &amp; Holloway, S. S. (2014). Ipsative measurement and the analysis of organizational values: an alternative approach for data analysis. </w:t>
      </w:r>
      <w:r w:rsidRPr="00A84AFB">
        <w:rPr>
          <w:rFonts w:ascii="Times New Roman" w:eastAsia="Times New Roman" w:hAnsi="Times New Roman" w:cs="Times New Roman"/>
          <w:i/>
          <w:sz w:val="24"/>
          <w:szCs w:val="24"/>
          <w:lang w:val="en-GB"/>
          <w:rPrChange w:id="980" w:author="Keil, Johannes (Stud. FPN)" w:date="2025-02-19T16:04:00Z" w16du:dateUtc="2025-02-19T16:04:00Z">
            <w:rPr>
              <w:rFonts w:ascii="Times New Roman" w:eastAsia="Times New Roman" w:hAnsi="Times New Roman" w:cs="Times New Roman"/>
              <w:i/>
              <w:sz w:val="24"/>
              <w:szCs w:val="24"/>
            </w:rPr>
          </w:rPrChange>
        </w:rPr>
        <w:t>Quality &amp; Quantity</w:t>
      </w:r>
      <w:r w:rsidRPr="00A84AFB">
        <w:rPr>
          <w:rFonts w:ascii="Times New Roman" w:eastAsia="Times New Roman" w:hAnsi="Times New Roman" w:cs="Times New Roman"/>
          <w:sz w:val="24"/>
          <w:szCs w:val="24"/>
          <w:lang w:val="en-GB"/>
          <w:rPrChange w:id="981"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82" w:author="Keil, Johannes (Stud. FPN)" w:date="2025-02-19T16:04:00Z" w16du:dateUtc="2025-02-19T16:04:00Z">
            <w:rPr>
              <w:rFonts w:ascii="Times New Roman" w:eastAsia="Times New Roman" w:hAnsi="Times New Roman" w:cs="Times New Roman"/>
              <w:i/>
              <w:sz w:val="24"/>
              <w:szCs w:val="24"/>
            </w:rPr>
          </w:rPrChange>
        </w:rPr>
        <w:t>49</w:t>
      </w:r>
      <w:r w:rsidRPr="00A84AFB">
        <w:rPr>
          <w:rFonts w:ascii="Times New Roman" w:eastAsia="Times New Roman" w:hAnsi="Times New Roman" w:cs="Times New Roman"/>
          <w:sz w:val="24"/>
          <w:szCs w:val="24"/>
          <w:lang w:val="en-GB"/>
          <w:rPrChange w:id="983" w:author="Keil, Johannes (Stud. FPN)" w:date="2025-02-19T16:04:00Z" w16du:dateUtc="2025-02-19T16:04:00Z">
            <w:rPr>
              <w:rFonts w:ascii="Times New Roman" w:eastAsia="Times New Roman" w:hAnsi="Times New Roman" w:cs="Times New Roman"/>
              <w:sz w:val="24"/>
              <w:szCs w:val="24"/>
            </w:rPr>
          </w:rPrChange>
        </w:rPr>
        <w:t xml:space="preserve">(2), 559–579. </w:t>
      </w:r>
      <w:r w:rsidRPr="00A84AFB">
        <w:rPr>
          <w:rFonts w:ascii="Times New Roman" w:hAnsi="Times New Roman" w:cs="Times New Roman"/>
          <w:lang w:val="en-GB"/>
          <w:rPrChange w:id="984" w:author="Keil, Johannes (Stud. FPN)" w:date="2025-02-19T16:04:00Z" w16du:dateUtc="2025-02-19T16:04:00Z">
            <w:rPr/>
          </w:rPrChange>
        </w:rPr>
        <w:fldChar w:fldCharType="begin"/>
      </w:r>
      <w:r w:rsidRPr="00A84AFB">
        <w:rPr>
          <w:rFonts w:ascii="Times New Roman" w:hAnsi="Times New Roman" w:cs="Times New Roman"/>
          <w:lang w:val="en-GB"/>
          <w:rPrChange w:id="985" w:author="Keil, Johannes (Stud. FPN)" w:date="2025-02-19T16:04:00Z" w16du:dateUtc="2025-02-19T16:04:00Z">
            <w:rPr/>
          </w:rPrChange>
        </w:rPr>
        <w:instrText>HYPERLINK "https://doi.org/10.1007/s11135-014-0009-8" \h</w:instrText>
      </w:r>
      <w:r w:rsidRPr="00A84AFB">
        <w:rPr>
          <w:rFonts w:ascii="Times New Roman" w:hAnsi="Times New Roman" w:cs="Times New Roman"/>
          <w:lang w:val="en-GB"/>
          <w:rPrChange w:id="986" w:author="Keil, Johannes (Stud. FPN)" w:date="2025-02-19T16:04:00Z" w16du:dateUtc="2025-02-19T16:04:00Z">
            <w:rPr>
              <w:lang w:val="en-GB"/>
            </w:rPr>
          </w:rPrChange>
        </w:rPr>
      </w:r>
      <w:r w:rsidRPr="00A84AFB">
        <w:rPr>
          <w:rFonts w:ascii="Times New Roman" w:hAnsi="Times New Roman" w:cs="Times New Roman"/>
          <w:lang w:val="en-GB"/>
          <w:rPrChange w:id="987"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988" w:author="Keil, Johannes (Stud. FPN)" w:date="2025-02-19T16:04:00Z" w16du:dateUtc="2025-02-19T16:04:00Z">
            <w:rPr>
              <w:rFonts w:ascii="Times New Roman" w:eastAsia="Times New Roman" w:hAnsi="Times New Roman" w:cs="Times New Roman"/>
              <w:color w:val="1155CC"/>
              <w:sz w:val="24"/>
              <w:szCs w:val="24"/>
              <w:u w:val="single"/>
            </w:rPr>
          </w:rPrChange>
        </w:rPr>
        <w:t>https://doi.org/10.1007/s11135-014-0009-8</w:t>
      </w:r>
      <w:r w:rsidRPr="00A84AFB">
        <w:rPr>
          <w:rFonts w:ascii="Times New Roman" w:hAnsi="Times New Roman" w:cs="Times New Roman"/>
          <w:lang w:val="en-GB"/>
          <w:rPrChange w:id="989" w:author="Keil, Johannes (Stud. FPN)" w:date="2025-02-19T16:04:00Z" w16du:dateUtc="2025-02-19T16:04:00Z">
            <w:rPr/>
          </w:rPrChange>
        </w:rPr>
        <w:fldChar w:fldCharType="end"/>
      </w:r>
    </w:p>
    <w:p w14:paraId="0000009E" w14:textId="77777777" w:rsidR="001B497F" w:rsidRPr="00A84AFB" w:rsidRDefault="00000000">
      <w:pPr>
        <w:spacing w:line="480" w:lineRule="auto"/>
        <w:ind w:left="720"/>
        <w:rPr>
          <w:rFonts w:ascii="Times New Roman" w:eastAsia="Times New Roman" w:hAnsi="Times New Roman" w:cs="Times New Roman"/>
          <w:sz w:val="24"/>
          <w:szCs w:val="24"/>
          <w:lang w:val="en-GB"/>
          <w:rPrChange w:id="990"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991" w:author="Keil, Johannes (Stud. FPN)" w:date="2025-02-19T16:04:00Z" w16du:dateUtc="2025-02-19T16:04:00Z">
            <w:rPr>
              <w:rFonts w:ascii="Times New Roman" w:eastAsia="Times New Roman" w:hAnsi="Times New Roman" w:cs="Times New Roman"/>
              <w:sz w:val="24"/>
              <w:szCs w:val="24"/>
            </w:rPr>
          </w:rPrChange>
        </w:rPr>
        <w:t xml:space="preserve">Vanderlind, W. M., Everaert, J., Caballero, C., Cohodes, E. M., &amp; Gee, D. G. (2021). Emotion and Emotion Preferences in Daily Life: The Role of Anxiety. </w:t>
      </w:r>
      <w:r w:rsidRPr="00A84AFB">
        <w:rPr>
          <w:rFonts w:ascii="Times New Roman" w:eastAsia="Times New Roman" w:hAnsi="Times New Roman" w:cs="Times New Roman"/>
          <w:i/>
          <w:sz w:val="24"/>
          <w:szCs w:val="24"/>
          <w:lang w:val="en-GB"/>
          <w:rPrChange w:id="992" w:author="Keil, Johannes (Stud. FPN)" w:date="2025-02-19T16:04:00Z" w16du:dateUtc="2025-02-19T16:04:00Z">
            <w:rPr>
              <w:rFonts w:ascii="Times New Roman" w:eastAsia="Times New Roman" w:hAnsi="Times New Roman" w:cs="Times New Roman"/>
              <w:i/>
              <w:sz w:val="24"/>
              <w:szCs w:val="24"/>
            </w:rPr>
          </w:rPrChange>
        </w:rPr>
        <w:t>Clinical Psychological Science</w:t>
      </w:r>
      <w:r w:rsidRPr="00A84AFB">
        <w:rPr>
          <w:rFonts w:ascii="Times New Roman" w:eastAsia="Times New Roman" w:hAnsi="Times New Roman" w:cs="Times New Roman"/>
          <w:sz w:val="24"/>
          <w:szCs w:val="24"/>
          <w:lang w:val="en-GB"/>
          <w:rPrChange w:id="993"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994" w:author="Keil, Johannes (Stud. FPN)" w:date="2025-02-19T16:04:00Z" w16du:dateUtc="2025-02-19T16:04:00Z">
            <w:rPr>
              <w:rFonts w:ascii="Times New Roman" w:eastAsia="Times New Roman" w:hAnsi="Times New Roman" w:cs="Times New Roman"/>
              <w:i/>
              <w:sz w:val="24"/>
              <w:szCs w:val="24"/>
            </w:rPr>
          </w:rPrChange>
        </w:rPr>
        <w:t>10</w:t>
      </w:r>
      <w:r w:rsidRPr="00A84AFB">
        <w:rPr>
          <w:rFonts w:ascii="Times New Roman" w:eastAsia="Times New Roman" w:hAnsi="Times New Roman" w:cs="Times New Roman"/>
          <w:sz w:val="24"/>
          <w:szCs w:val="24"/>
          <w:lang w:val="en-GB"/>
          <w:rPrChange w:id="995" w:author="Keil, Johannes (Stud. FPN)" w:date="2025-02-19T16:04:00Z" w16du:dateUtc="2025-02-19T16:04:00Z">
            <w:rPr>
              <w:rFonts w:ascii="Times New Roman" w:eastAsia="Times New Roman" w:hAnsi="Times New Roman" w:cs="Times New Roman"/>
              <w:sz w:val="24"/>
              <w:szCs w:val="24"/>
            </w:rPr>
          </w:rPrChange>
        </w:rPr>
        <w:t>(1), 109–126. https://doi.org/10.1177/21677026211009500</w:t>
      </w:r>
    </w:p>
    <w:p w14:paraId="0000009F" w14:textId="77777777" w:rsidR="001B497F" w:rsidRPr="00A84AFB" w:rsidRDefault="00000000">
      <w:pPr>
        <w:spacing w:line="480" w:lineRule="auto"/>
        <w:ind w:left="720"/>
        <w:rPr>
          <w:rFonts w:ascii="Times New Roman" w:eastAsia="Times New Roman" w:hAnsi="Times New Roman" w:cs="Times New Roman"/>
          <w:sz w:val="24"/>
          <w:szCs w:val="24"/>
          <w:lang w:val="en-GB"/>
          <w:rPrChange w:id="996"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997" w:author="Keil, Johannes (Stud. FPN)" w:date="2025-02-19T16:04:00Z" w16du:dateUtc="2025-02-19T16:04:00Z">
            <w:rPr>
              <w:rFonts w:ascii="Times New Roman" w:eastAsia="Times New Roman" w:hAnsi="Times New Roman" w:cs="Times New Roman"/>
              <w:sz w:val="24"/>
              <w:szCs w:val="24"/>
            </w:rPr>
          </w:rPrChange>
        </w:rPr>
        <w:t xml:space="preserve">Vanderlind, W. M., </w:t>
      </w:r>
      <w:proofErr w:type="spellStart"/>
      <w:r w:rsidRPr="00A84AFB">
        <w:rPr>
          <w:rFonts w:ascii="Times New Roman" w:eastAsia="Times New Roman" w:hAnsi="Times New Roman" w:cs="Times New Roman"/>
          <w:sz w:val="24"/>
          <w:szCs w:val="24"/>
          <w:lang w:val="en-GB"/>
          <w:rPrChange w:id="998" w:author="Keil, Johannes (Stud. FPN)" w:date="2025-02-19T16:04:00Z" w16du:dateUtc="2025-02-19T16:04:00Z">
            <w:rPr>
              <w:rFonts w:ascii="Times New Roman" w:eastAsia="Times New Roman" w:hAnsi="Times New Roman" w:cs="Times New Roman"/>
              <w:sz w:val="24"/>
              <w:szCs w:val="24"/>
            </w:rPr>
          </w:rPrChange>
        </w:rPr>
        <w:t>Millgram</w:t>
      </w:r>
      <w:proofErr w:type="spellEnd"/>
      <w:r w:rsidRPr="00A84AFB">
        <w:rPr>
          <w:rFonts w:ascii="Times New Roman" w:eastAsia="Times New Roman" w:hAnsi="Times New Roman" w:cs="Times New Roman"/>
          <w:sz w:val="24"/>
          <w:szCs w:val="24"/>
          <w:lang w:val="en-GB"/>
          <w:rPrChange w:id="999" w:author="Keil, Johannes (Stud. FPN)" w:date="2025-02-19T16:04:00Z" w16du:dateUtc="2025-02-19T16:04:00Z">
            <w:rPr>
              <w:rFonts w:ascii="Times New Roman" w:eastAsia="Times New Roman" w:hAnsi="Times New Roman" w:cs="Times New Roman"/>
              <w:sz w:val="24"/>
              <w:szCs w:val="24"/>
            </w:rPr>
          </w:rPrChange>
        </w:rPr>
        <w:t xml:space="preserve">, Y., Baskin-Sommers, A. R., Clark, M. S., &amp; </w:t>
      </w:r>
      <w:proofErr w:type="spellStart"/>
      <w:r w:rsidRPr="00A84AFB">
        <w:rPr>
          <w:rFonts w:ascii="Times New Roman" w:eastAsia="Times New Roman" w:hAnsi="Times New Roman" w:cs="Times New Roman"/>
          <w:sz w:val="24"/>
          <w:szCs w:val="24"/>
          <w:lang w:val="en-GB"/>
          <w:rPrChange w:id="1000" w:author="Keil, Johannes (Stud. FPN)" w:date="2025-02-19T16:04:00Z" w16du:dateUtc="2025-02-19T16:04:00Z">
            <w:rPr>
              <w:rFonts w:ascii="Times New Roman" w:eastAsia="Times New Roman" w:hAnsi="Times New Roman" w:cs="Times New Roman"/>
              <w:sz w:val="24"/>
              <w:szCs w:val="24"/>
            </w:rPr>
          </w:rPrChange>
        </w:rPr>
        <w:t>Joormann</w:t>
      </w:r>
      <w:proofErr w:type="spellEnd"/>
      <w:r w:rsidRPr="00A84AFB">
        <w:rPr>
          <w:rFonts w:ascii="Times New Roman" w:eastAsia="Times New Roman" w:hAnsi="Times New Roman" w:cs="Times New Roman"/>
          <w:sz w:val="24"/>
          <w:szCs w:val="24"/>
          <w:lang w:val="en-GB"/>
          <w:rPrChange w:id="1001" w:author="Keil, Johannes (Stud. FPN)" w:date="2025-02-19T16:04:00Z" w16du:dateUtc="2025-02-19T16:04:00Z">
            <w:rPr>
              <w:rFonts w:ascii="Times New Roman" w:eastAsia="Times New Roman" w:hAnsi="Times New Roman" w:cs="Times New Roman"/>
              <w:sz w:val="24"/>
              <w:szCs w:val="24"/>
            </w:rPr>
          </w:rPrChange>
        </w:rPr>
        <w:t xml:space="preserve">, J. (2020). Understanding positive emotion deficits in depression: From emotion preferences to emotion regulation. </w:t>
      </w:r>
      <w:r w:rsidRPr="00A84AFB">
        <w:rPr>
          <w:rFonts w:ascii="Times New Roman" w:eastAsia="Times New Roman" w:hAnsi="Times New Roman" w:cs="Times New Roman"/>
          <w:i/>
          <w:sz w:val="24"/>
          <w:szCs w:val="24"/>
          <w:lang w:val="en-GB"/>
          <w:rPrChange w:id="1002" w:author="Keil, Johannes (Stud. FPN)" w:date="2025-02-19T16:04:00Z" w16du:dateUtc="2025-02-19T16:04:00Z">
            <w:rPr>
              <w:rFonts w:ascii="Times New Roman" w:eastAsia="Times New Roman" w:hAnsi="Times New Roman" w:cs="Times New Roman"/>
              <w:i/>
              <w:sz w:val="24"/>
              <w:szCs w:val="24"/>
            </w:rPr>
          </w:rPrChange>
        </w:rPr>
        <w:t>Clinical Psychology Review</w:t>
      </w:r>
      <w:r w:rsidRPr="00A84AFB">
        <w:rPr>
          <w:rFonts w:ascii="Times New Roman" w:eastAsia="Times New Roman" w:hAnsi="Times New Roman" w:cs="Times New Roman"/>
          <w:sz w:val="24"/>
          <w:szCs w:val="24"/>
          <w:lang w:val="en-GB"/>
          <w:rPrChange w:id="1003"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1004" w:author="Keil, Johannes (Stud. FPN)" w:date="2025-02-19T16:04:00Z" w16du:dateUtc="2025-02-19T16:04:00Z">
            <w:rPr>
              <w:rFonts w:ascii="Times New Roman" w:eastAsia="Times New Roman" w:hAnsi="Times New Roman" w:cs="Times New Roman"/>
              <w:i/>
              <w:sz w:val="24"/>
              <w:szCs w:val="24"/>
            </w:rPr>
          </w:rPrChange>
        </w:rPr>
        <w:t>76</w:t>
      </w:r>
      <w:r w:rsidRPr="00A84AFB">
        <w:rPr>
          <w:rFonts w:ascii="Times New Roman" w:eastAsia="Times New Roman" w:hAnsi="Times New Roman" w:cs="Times New Roman"/>
          <w:sz w:val="24"/>
          <w:szCs w:val="24"/>
          <w:lang w:val="en-GB"/>
          <w:rPrChange w:id="1005" w:author="Keil, Johannes (Stud. FPN)" w:date="2025-02-19T16:04:00Z" w16du:dateUtc="2025-02-19T16:04:00Z">
            <w:rPr>
              <w:rFonts w:ascii="Times New Roman" w:eastAsia="Times New Roman" w:hAnsi="Times New Roman" w:cs="Times New Roman"/>
              <w:sz w:val="24"/>
              <w:szCs w:val="24"/>
            </w:rPr>
          </w:rPrChange>
        </w:rPr>
        <w:t>(76), 101826. https://doi.org/10.1016/j.cpr.2020.101826</w:t>
      </w:r>
    </w:p>
    <w:p w14:paraId="000000A0" w14:textId="77777777" w:rsidR="001B497F" w:rsidRPr="00A84AFB" w:rsidRDefault="00000000">
      <w:pPr>
        <w:spacing w:line="480" w:lineRule="auto"/>
        <w:ind w:left="720"/>
        <w:rPr>
          <w:rFonts w:ascii="Times New Roman" w:eastAsia="Times New Roman" w:hAnsi="Times New Roman" w:cs="Times New Roman"/>
          <w:sz w:val="24"/>
          <w:szCs w:val="24"/>
          <w:lang w:val="en-GB"/>
          <w:rPrChange w:id="1006"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1007" w:author="Keil, Johannes (Stud. FPN)" w:date="2025-02-19T16:04:00Z" w16du:dateUtc="2025-02-19T16:04:00Z">
            <w:rPr>
              <w:rFonts w:ascii="Times New Roman" w:eastAsia="Times New Roman" w:hAnsi="Times New Roman" w:cs="Times New Roman"/>
              <w:sz w:val="24"/>
              <w:szCs w:val="24"/>
            </w:rPr>
          </w:rPrChange>
        </w:rPr>
        <w:t xml:space="preserve">van Leeuwen, D. M., &amp; Mandabach, K. H. (2002). A Note on the Reliability of Ranked Items. </w:t>
      </w:r>
      <w:r w:rsidRPr="00A84AFB">
        <w:rPr>
          <w:rFonts w:ascii="Times New Roman" w:eastAsia="Times New Roman" w:hAnsi="Times New Roman" w:cs="Times New Roman"/>
          <w:i/>
          <w:sz w:val="24"/>
          <w:szCs w:val="24"/>
          <w:lang w:val="en-GB"/>
          <w:rPrChange w:id="1008" w:author="Keil, Johannes (Stud. FPN)" w:date="2025-02-19T16:04:00Z" w16du:dateUtc="2025-02-19T16:04:00Z">
            <w:rPr>
              <w:rFonts w:ascii="Times New Roman" w:eastAsia="Times New Roman" w:hAnsi="Times New Roman" w:cs="Times New Roman"/>
              <w:i/>
              <w:sz w:val="24"/>
              <w:szCs w:val="24"/>
            </w:rPr>
          </w:rPrChange>
        </w:rPr>
        <w:t>Sociological Methods &amp; Research</w:t>
      </w:r>
      <w:r w:rsidRPr="00A84AFB">
        <w:rPr>
          <w:rFonts w:ascii="Times New Roman" w:eastAsia="Times New Roman" w:hAnsi="Times New Roman" w:cs="Times New Roman"/>
          <w:sz w:val="24"/>
          <w:szCs w:val="24"/>
          <w:lang w:val="en-GB"/>
          <w:rPrChange w:id="1009"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1010" w:author="Keil, Johannes (Stud. FPN)" w:date="2025-02-19T16:04:00Z" w16du:dateUtc="2025-02-19T16:04:00Z">
            <w:rPr>
              <w:rFonts w:ascii="Times New Roman" w:eastAsia="Times New Roman" w:hAnsi="Times New Roman" w:cs="Times New Roman"/>
              <w:i/>
              <w:sz w:val="24"/>
              <w:szCs w:val="24"/>
            </w:rPr>
          </w:rPrChange>
        </w:rPr>
        <w:t>31</w:t>
      </w:r>
      <w:r w:rsidRPr="00A84AFB">
        <w:rPr>
          <w:rFonts w:ascii="Times New Roman" w:eastAsia="Times New Roman" w:hAnsi="Times New Roman" w:cs="Times New Roman"/>
          <w:sz w:val="24"/>
          <w:szCs w:val="24"/>
          <w:lang w:val="en-GB"/>
          <w:rPrChange w:id="1011" w:author="Keil, Johannes (Stud. FPN)" w:date="2025-02-19T16:04:00Z" w16du:dateUtc="2025-02-19T16:04:00Z">
            <w:rPr>
              <w:rFonts w:ascii="Times New Roman" w:eastAsia="Times New Roman" w:hAnsi="Times New Roman" w:cs="Times New Roman"/>
              <w:sz w:val="24"/>
              <w:szCs w:val="24"/>
            </w:rPr>
          </w:rPrChange>
        </w:rPr>
        <w:t>(1), 87–105. https://doi.org/10.1177/0049124102031001004</w:t>
      </w:r>
    </w:p>
    <w:p w14:paraId="000000A1" w14:textId="77777777" w:rsidR="001B497F" w:rsidRPr="00A84AFB" w:rsidRDefault="00000000">
      <w:pPr>
        <w:spacing w:line="480" w:lineRule="auto"/>
        <w:ind w:left="720"/>
        <w:rPr>
          <w:rFonts w:ascii="Times New Roman" w:eastAsia="Times New Roman" w:hAnsi="Times New Roman" w:cs="Times New Roman"/>
          <w:sz w:val="24"/>
          <w:szCs w:val="24"/>
          <w:lang w:val="en-GB"/>
          <w:rPrChange w:id="1012"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1013" w:author="Keil, Johannes (Stud. FPN)" w:date="2025-02-19T16:04:00Z" w16du:dateUtc="2025-02-19T16:04:00Z">
            <w:rPr>
              <w:rFonts w:ascii="Times New Roman" w:eastAsia="Times New Roman" w:hAnsi="Times New Roman" w:cs="Times New Roman"/>
              <w:sz w:val="24"/>
              <w:szCs w:val="24"/>
            </w:rPr>
          </w:rPrChange>
        </w:rPr>
        <w:t xml:space="preserve">Watkins, E., &amp; </w:t>
      </w:r>
      <w:proofErr w:type="spellStart"/>
      <w:r w:rsidRPr="00A84AFB">
        <w:rPr>
          <w:rFonts w:ascii="Times New Roman" w:eastAsia="Times New Roman" w:hAnsi="Times New Roman" w:cs="Times New Roman"/>
          <w:sz w:val="24"/>
          <w:szCs w:val="24"/>
          <w:lang w:val="en-GB"/>
          <w:rPrChange w:id="1014" w:author="Keil, Johannes (Stud. FPN)" w:date="2025-02-19T16:04:00Z" w16du:dateUtc="2025-02-19T16:04:00Z">
            <w:rPr>
              <w:rFonts w:ascii="Times New Roman" w:eastAsia="Times New Roman" w:hAnsi="Times New Roman" w:cs="Times New Roman"/>
              <w:sz w:val="24"/>
              <w:szCs w:val="24"/>
            </w:rPr>
          </w:rPrChange>
        </w:rPr>
        <w:t>Baracaia</w:t>
      </w:r>
      <w:proofErr w:type="spellEnd"/>
      <w:r w:rsidRPr="00A84AFB">
        <w:rPr>
          <w:rFonts w:ascii="Times New Roman" w:eastAsia="Times New Roman" w:hAnsi="Times New Roman" w:cs="Times New Roman"/>
          <w:sz w:val="24"/>
          <w:szCs w:val="24"/>
          <w:lang w:val="en-GB"/>
          <w:rPrChange w:id="1015" w:author="Keil, Johannes (Stud. FPN)" w:date="2025-02-19T16:04:00Z" w16du:dateUtc="2025-02-19T16:04:00Z">
            <w:rPr>
              <w:rFonts w:ascii="Times New Roman" w:eastAsia="Times New Roman" w:hAnsi="Times New Roman" w:cs="Times New Roman"/>
              <w:sz w:val="24"/>
              <w:szCs w:val="24"/>
            </w:rPr>
          </w:rPrChange>
        </w:rPr>
        <w:t xml:space="preserve">, S. (2001). Why do people ruminate in dysphoric moods? </w:t>
      </w:r>
      <w:r w:rsidRPr="00A84AFB">
        <w:rPr>
          <w:rFonts w:ascii="Times New Roman" w:eastAsia="Times New Roman" w:hAnsi="Times New Roman" w:cs="Times New Roman"/>
          <w:i/>
          <w:sz w:val="24"/>
          <w:szCs w:val="24"/>
          <w:lang w:val="en-GB"/>
          <w:rPrChange w:id="1016" w:author="Keil, Johannes (Stud. FPN)" w:date="2025-02-19T16:04:00Z" w16du:dateUtc="2025-02-19T16:04:00Z">
            <w:rPr>
              <w:rFonts w:ascii="Times New Roman" w:eastAsia="Times New Roman" w:hAnsi="Times New Roman" w:cs="Times New Roman"/>
              <w:i/>
              <w:sz w:val="24"/>
              <w:szCs w:val="24"/>
            </w:rPr>
          </w:rPrChange>
        </w:rPr>
        <w:t>Personality and Individual Differences</w:t>
      </w:r>
      <w:r w:rsidRPr="00A84AFB">
        <w:rPr>
          <w:rFonts w:ascii="Times New Roman" w:eastAsia="Times New Roman" w:hAnsi="Times New Roman" w:cs="Times New Roman"/>
          <w:sz w:val="24"/>
          <w:szCs w:val="24"/>
          <w:lang w:val="en-GB"/>
          <w:rPrChange w:id="1017"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1018" w:author="Keil, Johannes (Stud. FPN)" w:date="2025-02-19T16:04:00Z" w16du:dateUtc="2025-02-19T16:04:00Z">
            <w:rPr>
              <w:rFonts w:ascii="Times New Roman" w:eastAsia="Times New Roman" w:hAnsi="Times New Roman" w:cs="Times New Roman"/>
              <w:i/>
              <w:sz w:val="24"/>
              <w:szCs w:val="24"/>
            </w:rPr>
          </w:rPrChange>
        </w:rPr>
        <w:t>30</w:t>
      </w:r>
      <w:r w:rsidRPr="00A84AFB">
        <w:rPr>
          <w:rFonts w:ascii="Times New Roman" w:eastAsia="Times New Roman" w:hAnsi="Times New Roman" w:cs="Times New Roman"/>
          <w:sz w:val="24"/>
          <w:szCs w:val="24"/>
          <w:lang w:val="en-GB"/>
          <w:rPrChange w:id="1019" w:author="Keil, Johannes (Stud. FPN)" w:date="2025-02-19T16:04:00Z" w16du:dateUtc="2025-02-19T16:04:00Z">
            <w:rPr>
              <w:rFonts w:ascii="Times New Roman" w:eastAsia="Times New Roman" w:hAnsi="Times New Roman" w:cs="Times New Roman"/>
              <w:sz w:val="24"/>
              <w:szCs w:val="24"/>
            </w:rPr>
          </w:rPrChange>
        </w:rPr>
        <w:t xml:space="preserve">(5), 723–734. </w:t>
      </w:r>
      <w:r w:rsidRPr="00A84AFB">
        <w:rPr>
          <w:rFonts w:ascii="Times New Roman" w:hAnsi="Times New Roman" w:cs="Times New Roman"/>
          <w:lang w:val="en-GB"/>
          <w:rPrChange w:id="1020" w:author="Keil, Johannes (Stud. FPN)" w:date="2025-02-19T16:04:00Z" w16du:dateUtc="2025-02-19T16:04:00Z">
            <w:rPr/>
          </w:rPrChange>
        </w:rPr>
        <w:fldChar w:fldCharType="begin"/>
      </w:r>
      <w:r w:rsidRPr="00A84AFB">
        <w:rPr>
          <w:rFonts w:ascii="Times New Roman" w:hAnsi="Times New Roman" w:cs="Times New Roman"/>
          <w:lang w:val="en-GB"/>
          <w:rPrChange w:id="1021" w:author="Keil, Johannes (Stud. FPN)" w:date="2025-02-19T16:04:00Z" w16du:dateUtc="2025-02-19T16:04:00Z">
            <w:rPr/>
          </w:rPrChange>
        </w:rPr>
        <w:instrText>HYPERLINK "https://doi.org/10.1016/s0191-8869(00)00053-2" \h</w:instrText>
      </w:r>
      <w:r w:rsidRPr="00A84AFB">
        <w:rPr>
          <w:rFonts w:ascii="Times New Roman" w:hAnsi="Times New Roman" w:cs="Times New Roman"/>
          <w:lang w:val="en-GB"/>
          <w:rPrChange w:id="1022" w:author="Keil, Johannes (Stud. FPN)" w:date="2025-02-19T16:04:00Z" w16du:dateUtc="2025-02-19T16:04:00Z">
            <w:rPr>
              <w:lang w:val="en-GB"/>
            </w:rPr>
          </w:rPrChange>
        </w:rPr>
      </w:r>
      <w:r w:rsidRPr="00A84AFB">
        <w:rPr>
          <w:rFonts w:ascii="Times New Roman" w:hAnsi="Times New Roman" w:cs="Times New Roman"/>
          <w:lang w:val="en-GB"/>
          <w:rPrChange w:id="1023" w:author="Keil, Johannes (Stud. FPN)" w:date="2025-02-19T16:04:00Z" w16du:dateUtc="2025-02-19T16:04:00Z">
            <w:rPr/>
          </w:rPrChange>
        </w:rPr>
        <w:fldChar w:fldCharType="separate"/>
      </w:r>
      <w:r w:rsidRPr="00A84AFB">
        <w:rPr>
          <w:rFonts w:ascii="Times New Roman" w:eastAsia="Times New Roman" w:hAnsi="Times New Roman" w:cs="Times New Roman"/>
          <w:color w:val="1155CC"/>
          <w:sz w:val="24"/>
          <w:szCs w:val="24"/>
          <w:u w:val="single"/>
          <w:lang w:val="en-GB"/>
          <w:rPrChange w:id="1024" w:author="Keil, Johannes (Stud. FPN)" w:date="2025-02-19T16:04:00Z" w16du:dateUtc="2025-02-19T16:04:00Z">
            <w:rPr>
              <w:rFonts w:ascii="Times New Roman" w:eastAsia="Times New Roman" w:hAnsi="Times New Roman" w:cs="Times New Roman"/>
              <w:color w:val="1155CC"/>
              <w:sz w:val="24"/>
              <w:szCs w:val="24"/>
              <w:u w:val="single"/>
            </w:rPr>
          </w:rPrChange>
        </w:rPr>
        <w:t>https://doi.org/10.1016/s0191-8869(00)00053-2</w:t>
      </w:r>
      <w:r w:rsidRPr="00A84AFB">
        <w:rPr>
          <w:rFonts w:ascii="Times New Roman" w:hAnsi="Times New Roman" w:cs="Times New Roman"/>
          <w:lang w:val="en-GB"/>
          <w:rPrChange w:id="1025" w:author="Keil, Johannes (Stud. FPN)" w:date="2025-02-19T16:04:00Z" w16du:dateUtc="2025-02-19T16:04:00Z">
            <w:rPr/>
          </w:rPrChange>
        </w:rPr>
        <w:fldChar w:fldCharType="end"/>
      </w:r>
    </w:p>
    <w:p w14:paraId="000000A2" w14:textId="77777777" w:rsidR="001B497F" w:rsidRPr="00A84AFB" w:rsidRDefault="00000000">
      <w:pPr>
        <w:spacing w:line="480" w:lineRule="auto"/>
        <w:ind w:left="720"/>
        <w:rPr>
          <w:rFonts w:ascii="Times New Roman" w:eastAsia="Times New Roman" w:hAnsi="Times New Roman" w:cs="Times New Roman"/>
          <w:sz w:val="24"/>
          <w:szCs w:val="24"/>
          <w:lang w:val="en-GB"/>
          <w:rPrChange w:id="1026" w:author="Keil, Johannes (Stud. FPN)" w:date="2025-02-19T16:04:00Z" w16du:dateUtc="2025-02-19T16:04:00Z">
            <w:rPr>
              <w:rFonts w:ascii="Times New Roman" w:eastAsia="Times New Roman" w:hAnsi="Times New Roman" w:cs="Times New Roman"/>
              <w:sz w:val="24"/>
              <w:szCs w:val="24"/>
            </w:rPr>
          </w:rPrChange>
        </w:rPr>
      </w:pPr>
      <w:r w:rsidRPr="00A84AFB">
        <w:rPr>
          <w:rFonts w:ascii="Times New Roman" w:eastAsia="Times New Roman" w:hAnsi="Times New Roman" w:cs="Times New Roman"/>
          <w:sz w:val="24"/>
          <w:szCs w:val="24"/>
          <w:lang w:val="en-GB"/>
          <w:rPrChange w:id="1027" w:author="Keil, Johannes (Stud. FPN)" w:date="2025-02-19T16:04:00Z" w16du:dateUtc="2025-02-19T16:04:00Z">
            <w:rPr>
              <w:rFonts w:ascii="Times New Roman" w:eastAsia="Times New Roman" w:hAnsi="Times New Roman" w:cs="Times New Roman"/>
              <w:sz w:val="24"/>
              <w:szCs w:val="24"/>
            </w:rPr>
          </w:rPrChange>
        </w:rPr>
        <w:t xml:space="preserve">Wood, J. V., </w:t>
      </w:r>
      <w:proofErr w:type="spellStart"/>
      <w:r w:rsidRPr="00A84AFB">
        <w:rPr>
          <w:rFonts w:ascii="Times New Roman" w:eastAsia="Times New Roman" w:hAnsi="Times New Roman" w:cs="Times New Roman"/>
          <w:sz w:val="24"/>
          <w:szCs w:val="24"/>
          <w:lang w:val="en-GB"/>
          <w:rPrChange w:id="1028" w:author="Keil, Johannes (Stud. FPN)" w:date="2025-02-19T16:04:00Z" w16du:dateUtc="2025-02-19T16:04:00Z">
            <w:rPr>
              <w:rFonts w:ascii="Times New Roman" w:eastAsia="Times New Roman" w:hAnsi="Times New Roman" w:cs="Times New Roman"/>
              <w:sz w:val="24"/>
              <w:szCs w:val="24"/>
            </w:rPr>
          </w:rPrChange>
        </w:rPr>
        <w:t>Heimpel</w:t>
      </w:r>
      <w:proofErr w:type="spellEnd"/>
      <w:r w:rsidRPr="00A84AFB">
        <w:rPr>
          <w:rFonts w:ascii="Times New Roman" w:eastAsia="Times New Roman" w:hAnsi="Times New Roman" w:cs="Times New Roman"/>
          <w:sz w:val="24"/>
          <w:szCs w:val="24"/>
          <w:lang w:val="en-GB"/>
          <w:rPrChange w:id="1029" w:author="Keil, Johannes (Stud. FPN)" w:date="2025-02-19T16:04:00Z" w16du:dateUtc="2025-02-19T16:04:00Z">
            <w:rPr>
              <w:rFonts w:ascii="Times New Roman" w:eastAsia="Times New Roman" w:hAnsi="Times New Roman" w:cs="Times New Roman"/>
              <w:sz w:val="24"/>
              <w:szCs w:val="24"/>
            </w:rPr>
          </w:rPrChange>
        </w:rPr>
        <w:t xml:space="preserve">, S. A., Manwell, L. A., &amp; Whittington, E. J. (2009). This mood is </w:t>
      </w:r>
      <w:proofErr w:type="gramStart"/>
      <w:r w:rsidRPr="00A84AFB">
        <w:rPr>
          <w:rFonts w:ascii="Times New Roman" w:eastAsia="Times New Roman" w:hAnsi="Times New Roman" w:cs="Times New Roman"/>
          <w:sz w:val="24"/>
          <w:szCs w:val="24"/>
          <w:lang w:val="en-GB"/>
          <w:rPrChange w:id="1030" w:author="Keil, Johannes (Stud. FPN)" w:date="2025-02-19T16:04:00Z" w16du:dateUtc="2025-02-19T16:04:00Z">
            <w:rPr>
              <w:rFonts w:ascii="Times New Roman" w:eastAsia="Times New Roman" w:hAnsi="Times New Roman" w:cs="Times New Roman"/>
              <w:sz w:val="24"/>
              <w:szCs w:val="24"/>
            </w:rPr>
          </w:rPrChange>
        </w:rPr>
        <w:t>familiar</w:t>
      </w:r>
      <w:proofErr w:type="gramEnd"/>
      <w:r w:rsidRPr="00A84AFB">
        <w:rPr>
          <w:rFonts w:ascii="Times New Roman" w:eastAsia="Times New Roman" w:hAnsi="Times New Roman" w:cs="Times New Roman"/>
          <w:sz w:val="24"/>
          <w:szCs w:val="24"/>
          <w:lang w:val="en-GB"/>
          <w:rPrChange w:id="1031" w:author="Keil, Johannes (Stud. FPN)" w:date="2025-02-19T16:04:00Z" w16du:dateUtc="2025-02-19T16:04:00Z">
            <w:rPr>
              <w:rFonts w:ascii="Times New Roman" w:eastAsia="Times New Roman" w:hAnsi="Times New Roman" w:cs="Times New Roman"/>
              <w:sz w:val="24"/>
              <w:szCs w:val="24"/>
            </w:rPr>
          </w:rPrChange>
        </w:rPr>
        <w:t xml:space="preserve"> and I don’t deserve to feel better anyway: Mechanisms underlying self-esteem differences in motivation to </w:t>
      </w:r>
      <w:r w:rsidRPr="00A84AFB">
        <w:rPr>
          <w:rFonts w:ascii="Times New Roman" w:eastAsia="Times New Roman" w:hAnsi="Times New Roman" w:cs="Times New Roman"/>
          <w:sz w:val="24"/>
          <w:szCs w:val="24"/>
          <w:lang w:val="en-GB"/>
          <w:rPrChange w:id="1032" w:author="Keil, Johannes (Stud. FPN)" w:date="2025-02-19T16:04:00Z" w16du:dateUtc="2025-02-19T16:04:00Z">
            <w:rPr>
              <w:rFonts w:ascii="Times New Roman" w:eastAsia="Times New Roman" w:hAnsi="Times New Roman" w:cs="Times New Roman"/>
              <w:sz w:val="24"/>
              <w:szCs w:val="24"/>
            </w:rPr>
          </w:rPrChange>
        </w:rPr>
        <w:lastRenderedPageBreak/>
        <w:t xml:space="preserve">repair sad moods. </w:t>
      </w:r>
      <w:r w:rsidRPr="00A84AFB">
        <w:rPr>
          <w:rFonts w:ascii="Times New Roman" w:eastAsia="Times New Roman" w:hAnsi="Times New Roman" w:cs="Times New Roman"/>
          <w:i/>
          <w:sz w:val="24"/>
          <w:szCs w:val="24"/>
          <w:lang w:val="en-GB"/>
          <w:rPrChange w:id="1033" w:author="Keil, Johannes (Stud. FPN)" w:date="2025-02-19T16:04:00Z" w16du:dateUtc="2025-02-19T16:04:00Z">
            <w:rPr>
              <w:rFonts w:ascii="Times New Roman" w:eastAsia="Times New Roman" w:hAnsi="Times New Roman" w:cs="Times New Roman"/>
              <w:i/>
              <w:sz w:val="24"/>
              <w:szCs w:val="24"/>
            </w:rPr>
          </w:rPrChange>
        </w:rPr>
        <w:t>Journal of Personality and Social Psychology</w:t>
      </w:r>
      <w:r w:rsidRPr="00A84AFB">
        <w:rPr>
          <w:rFonts w:ascii="Times New Roman" w:eastAsia="Times New Roman" w:hAnsi="Times New Roman" w:cs="Times New Roman"/>
          <w:sz w:val="24"/>
          <w:szCs w:val="24"/>
          <w:lang w:val="en-GB"/>
          <w:rPrChange w:id="1034" w:author="Keil, Johannes (Stud. FPN)" w:date="2025-02-19T16:04:00Z" w16du:dateUtc="2025-02-19T16:04:00Z">
            <w:rPr>
              <w:rFonts w:ascii="Times New Roman" w:eastAsia="Times New Roman" w:hAnsi="Times New Roman" w:cs="Times New Roman"/>
              <w:sz w:val="24"/>
              <w:szCs w:val="24"/>
            </w:rPr>
          </w:rPrChange>
        </w:rPr>
        <w:t xml:space="preserve">, </w:t>
      </w:r>
      <w:r w:rsidRPr="00A84AFB">
        <w:rPr>
          <w:rFonts w:ascii="Times New Roman" w:eastAsia="Times New Roman" w:hAnsi="Times New Roman" w:cs="Times New Roman"/>
          <w:i/>
          <w:sz w:val="24"/>
          <w:szCs w:val="24"/>
          <w:lang w:val="en-GB"/>
          <w:rPrChange w:id="1035" w:author="Keil, Johannes (Stud. FPN)" w:date="2025-02-19T16:04:00Z" w16du:dateUtc="2025-02-19T16:04:00Z">
            <w:rPr>
              <w:rFonts w:ascii="Times New Roman" w:eastAsia="Times New Roman" w:hAnsi="Times New Roman" w:cs="Times New Roman"/>
              <w:i/>
              <w:sz w:val="24"/>
              <w:szCs w:val="24"/>
            </w:rPr>
          </w:rPrChange>
        </w:rPr>
        <w:t>96</w:t>
      </w:r>
      <w:r w:rsidRPr="00A84AFB">
        <w:rPr>
          <w:rFonts w:ascii="Times New Roman" w:eastAsia="Times New Roman" w:hAnsi="Times New Roman" w:cs="Times New Roman"/>
          <w:sz w:val="24"/>
          <w:szCs w:val="24"/>
          <w:lang w:val="en-GB"/>
          <w:rPrChange w:id="1036" w:author="Keil, Johannes (Stud. FPN)" w:date="2025-02-19T16:04:00Z" w16du:dateUtc="2025-02-19T16:04:00Z">
            <w:rPr>
              <w:rFonts w:ascii="Times New Roman" w:eastAsia="Times New Roman" w:hAnsi="Times New Roman" w:cs="Times New Roman"/>
              <w:sz w:val="24"/>
              <w:szCs w:val="24"/>
            </w:rPr>
          </w:rPrChange>
        </w:rPr>
        <w:t>(2), 363–380. https://doi.org/10.1037/a0012881</w:t>
      </w:r>
    </w:p>
    <w:p w14:paraId="000000A3" w14:textId="77777777" w:rsidR="001B497F" w:rsidRPr="00A84AFB" w:rsidRDefault="001B497F">
      <w:pPr>
        <w:spacing w:line="480" w:lineRule="auto"/>
        <w:ind w:left="720"/>
        <w:rPr>
          <w:rFonts w:ascii="Times New Roman" w:eastAsia="Times New Roman" w:hAnsi="Times New Roman" w:cs="Times New Roman"/>
          <w:sz w:val="24"/>
          <w:szCs w:val="24"/>
          <w:lang w:val="en-GB"/>
          <w:rPrChange w:id="1037" w:author="Keil, Johannes (Stud. FPN)" w:date="2025-02-19T16:04:00Z" w16du:dateUtc="2025-02-19T16:04:00Z">
            <w:rPr>
              <w:rFonts w:ascii="Times New Roman" w:eastAsia="Times New Roman" w:hAnsi="Times New Roman" w:cs="Times New Roman"/>
              <w:sz w:val="24"/>
              <w:szCs w:val="24"/>
            </w:rPr>
          </w:rPrChange>
        </w:rPr>
      </w:pPr>
    </w:p>
    <w:p w14:paraId="000000A4" w14:textId="77777777" w:rsidR="001B497F" w:rsidRPr="00A84AFB" w:rsidRDefault="001B497F">
      <w:pPr>
        <w:spacing w:line="480" w:lineRule="auto"/>
        <w:ind w:left="720"/>
        <w:rPr>
          <w:rFonts w:ascii="Times New Roman" w:eastAsia="Times New Roman" w:hAnsi="Times New Roman" w:cs="Times New Roman"/>
          <w:sz w:val="24"/>
          <w:szCs w:val="24"/>
          <w:lang w:val="en-GB"/>
          <w:rPrChange w:id="1038" w:author="Keil, Johannes (Stud. FPN)" w:date="2025-02-19T16:04:00Z" w16du:dateUtc="2025-02-19T16:04:00Z">
            <w:rPr>
              <w:rFonts w:ascii="Times New Roman" w:eastAsia="Times New Roman" w:hAnsi="Times New Roman" w:cs="Times New Roman"/>
              <w:sz w:val="24"/>
              <w:szCs w:val="24"/>
            </w:rPr>
          </w:rPrChange>
        </w:rPr>
      </w:pPr>
    </w:p>
    <w:p w14:paraId="000000A5" w14:textId="77777777" w:rsidR="001B497F" w:rsidRPr="00A84AFB" w:rsidRDefault="001B497F">
      <w:pPr>
        <w:spacing w:line="480" w:lineRule="auto"/>
        <w:rPr>
          <w:rFonts w:ascii="Times New Roman" w:eastAsia="Times New Roman" w:hAnsi="Times New Roman" w:cs="Times New Roman"/>
          <w:sz w:val="24"/>
          <w:szCs w:val="24"/>
          <w:lang w:val="en-GB"/>
          <w:rPrChange w:id="1039" w:author="Keil, Johannes (Stud. FPN)" w:date="2025-02-19T16:04:00Z" w16du:dateUtc="2025-02-19T16:04:00Z">
            <w:rPr>
              <w:rFonts w:ascii="Times New Roman" w:eastAsia="Times New Roman" w:hAnsi="Times New Roman" w:cs="Times New Roman"/>
              <w:sz w:val="24"/>
              <w:szCs w:val="24"/>
            </w:rPr>
          </w:rPrChange>
        </w:rPr>
      </w:pPr>
    </w:p>
    <w:p w14:paraId="000000A6" w14:textId="77777777" w:rsidR="001B497F" w:rsidRPr="00A84AFB" w:rsidRDefault="001B497F">
      <w:pPr>
        <w:rPr>
          <w:rFonts w:ascii="Times New Roman" w:hAnsi="Times New Roman" w:cs="Times New Roman"/>
          <w:lang w:val="en-GB"/>
          <w:rPrChange w:id="1040" w:author="Keil, Johannes (Stud. FPN)" w:date="2025-02-19T16:04:00Z" w16du:dateUtc="2025-02-19T16:04:00Z">
            <w:rPr/>
          </w:rPrChange>
        </w:rPr>
      </w:pPr>
    </w:p>
    <w:sectPr w:rsidR="001B497F" w:rsidRPr="00A84AFB">
      <w:headerReference w:type="even" r:id="rId12"/>
      <w:headerReference w:type="default" r:id="rId13"/>
      <w:footerReference w:type="even" r:id="rId14"/>
      <w:footerReference w:type="default" r:id="rId15"/>
      <w:headerReference w:type="first" r:id="rId16"/>
      <w:footerReference w:type="first" r:id="rId17"/>
      <w:pgSz w:w="12240" w:h="15840"/>
      <w:pgMar w:top="863" w:right="863"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2" w:author="Nielson, Dylan (NIH/NIMH) [E]" w:date="2025-02-18T10:17:00Z" w:initials="MOU">
    <w:p w14:paraId="1DB6E9E1" w14:textId="77777777" w:rsidR="00F72FF6" w:rsidRDefault="00F72FF6" w:rsidP="00F72FF6">
      <w:r>
        <w:rPr>
          <w:rStyle w:val="CommentReference"/>
        </w:rPr>
        <w:annotationRef/>
      </w:r>
      <w:r>
        <w:rPr>
          <w:sz w:val="20"/>
          <w:szCs w:val="20"/>
        </w:rPr>
        <w:t>First, second, and then first again is a bit hard to follow.</w:t>
      </w:r>
    </w:p>
  </w:comment>
  <w:comment w:id="63" w:author="Keil, Johannes (Stud. FPN)" w:date="2025-02-19T11:52:00Z" w:initials="JK">
    <w:p w14:paraId="6B3A750E" w14:textId="77777777" w:rsidR="00CF1045" w:rsidRDefault="00CF1045" w:rsidP="00CF1045">
      <w:pPr>
        <w:pStyle w:val="CommentText"/>
      </w:pPr>
      <w:r>
        <w:rPr>
          <w:rStyle w:val="CommentReference"/>
        </w:rPr>
        <w:annotationRef/>
      </w:r>
      <w:r>
        <w:t>Good point.</w:t>
      </w:r>
    </w:p>
  </w:comment>
  <w:comment w:id="349" w:author="Nielson, Dylan (NIH/NIMH) [E]" w:date="2025-02-18T10:31:00Z" w:initials="MOU">
    <w:p w14:paraId="3FA81AC2" w14:textId="54C83625" w:rsidR="00BC5737" w:rsidRDefault="00BC5737" w:rsidP="00BC5737">
      <w:r>
        <w:rPr>
          <w:rStyle w:val="CommentReference"/>
        </w:rPr>
        <w:annotationRef/>
      </w:r>
      <w:r>
        <w:rPr>
          <w:sz w:val="20"/>
          <w:szCs w:val="20"/>
        </w:rPr>
        <w:t>What will you conclude if these three metrics are not in agreement?</w:t>
      </w:r>
    </w:p>
  </w:comment>
  <w:comment w:id="418" w:author="Nielson, Dylan (NIH/NIMH) [E]" w:date="2025-02-18T10:39:00Z" w:initials="MOU">
    <w:p w14:paraId="340498B5" w14:textId="77777777" w:rsidR="00AC5AB6" w:rsidRDefault="00AC5AB6" w:rsidP="00AC5AB6">
      <w:r>
        <w:rPr>
          <w:rStyle w:val="CommentReference"/>
        </w:rPr>
        <w:annotationRef/>
      </w:r>
      <w:r>
        <w:rPr>
          <w:sz w:val="20"/>
          <w:szCs w:val="20"/>
        </w:rPr>
        <w:t>I think this approach needs a little bit more detail. Are you going to look at the average of correlations across subjects? What’s the acceptable level of correlation and how are you testing that we observe correlation greater than that?</w:t>
      </w:r>
    </w:p>
  </w:comment>
  <w:comment w:id="480" w:author="Nielson, Dylan (NIH/NIMH) [E]" w:date="2025-02-18T10:42:00Z" w:initials="MOU">
    <w:p w14:paraId="1DFAB707" w14:textId="77777777" w:rsidR="00AC5AB6" w:rsidRDefault="00AC5AB6" w:rsidP="00AC5AB6">
      <w:r>
        <w:rPr>
          <w:rStyle w:val="CommentReference"/>
        </w:rPr>
        <w:annotationRef/>
      </w:r>
      <w:r>
        <w:rPr>
          <w:sz w:val="20"/>
          <w:szCs w:val="20"/>
        </w:rPr>
        <w:t>Will participants found to be responding at random or to have poor test-retest reliability be excluded from subsequent analyses?</w:t>
      </w:r>
    </w:p>
  </w:comment>
  <w:comment w:id="481" w:author="Nielson, Dylan (NIH/NIMH) [E]" w:date="2025-02-18T10:52:00Z" w:initials="MOU">
    <w:p w14:paraId="0D102508" w14:textId="77777777" w:rsidR="00CA50FE" w:rsidRDefault="00CA50FE" w:rsidP="00CA50FE">
      <w:r>
        <w:rPr>
          <w:rStyle w:val="CommentReference"/>
        </w:rPr>
        <w:annotationRef/>
      </w:r>
      <w:r>
        <w:rPr>
          <w:sz w:val="20"/>
          <w:szCs w:val="20"/>
        </w:rPr>
        <w:t>Also, don’t forget to specify which wave will be used in analyses in which you’ll only be using one wave.</w:t>
      </w:r>
    </w:p>
  </w:comment>
  <w:comment w:id="486" w:author="Nielson, Dylan (NIH/NIMH) [E]" w:date="2025-02-18T10:41:00Z" w:initials="MOU">
    <w:p w14:paraId="26D1FF2C" w14:textId="77777777" w:rsidR="00C05C22" w:rsidRDefault="00AC5AB6" w:rsidP="00C05C22">
      <w:r>
        <w:rPr>
          <w:rStyle w:val="CommentReference"/>
        </w:rPr>
        <w:annotationRef/>
      </w:r>
      <w:r w:rsidR="00C05C22">
        <w:rPr>
          <w:sz w:val="20"/>
          <w:szCs w:val="20"/>
        </w:rPr>
        <w:t>Would be good to be explicit that the hypothesis is being evaluated based on a test on the significance of the rank_difference term.</w:t>
      </w:r>
    </w:p>
  </w:comment>
  <w:comment w:id="669" w:author="Nielson, Dylan (NIH/NIMH) [E]" w:date="2025-02-18T10:55:00Z" w:initials="MOU">
    <w:p w14:paraId="3D5EF362" w14:textId="77777777" w:rsidR="00C05C22" w:rsidRDefault="00C05C22" w:rsidP="00C05C22">
      <w:r>
        <w:rPr>
          <w:rStyle w:val="CommentReference"/>
        </w:rPr>
        <w:annotationRef/>
      </w:r>
      <w:r>
        <w:rPr>
          <w:sz w:val="20"/>
          <w:szCs w:val="20"/>
        </w:rPr>
        <w:t>I mentioned this in a comment above, but just to reiterate: Will participants found to be responding at random or to have poor test-retest reliability be excluded from subsequent analyses?</w:t>
      </w:r>
    </w:p>
  </w:comment>
  <w:comment w:id="670" w:author="Keil, Johannes (Stud. FPN)" w:date="2025-02-19T10:49:00Z" w:initials="JK">
    <w:p w14:paraId="61EDFB9A" w14:textId="77777777" w:rsidR="00516374" w:rsidRDefault="00516374" w:rsidP="00516374">
      <w:pPr>
        <w:pStyle w:val="CommentText"/>
      </w:pPr>
      <w:r>
        <w:rPr>
          <w:rStyle w:val="CommentReference"/>
        </w:rPr>
        <w:annotationRef/>
      </w:r>
      <w:r>
        <w:t>See changes.</w:t>
      </w:r>
    </w:p>
  </w:comment>
  <w:comment w:id="721" w:author="Nielson, Dylan (NIH/NIMH) [E]" w:date="2025-02-18T10:57:00Z" w:initials="MOU">
    <w:p w14:paraId="3BF3B480" w14:textId="21E3571C" w:rsidR="00C05C22" w:rsidRDefault="00C05C22" w:rsidP="00C05C22">
      <w:r>
        <w:rPr>
          <w:rStyle w:val="CommentReference"/>
        </w:rPr>
        <w:annotationRef/>
      </w:r>
      <w:r>
        <w:rPr>
          <w:sz w:val="20"/>
          <w:szCs w:val="20"/>
        </w:rPr>
        <w:t>I might have written that initially, but I suspect now that it would be impact. Why did you pick frequency?</w:t>
      </w:r>
    </w:p>
  </w:comment>
  <w:comment w:id="722" w:author="Keil, Johannes (Stud. FPN)" w:date="2025-02-19T10:34:00Z" w:initials="JK">
    <w:p w14:paraId="0ADE887C" w14:textId="77777777" w:rsidR="00EE16DF" w:rsidRDefault="00A75AD8" w:rsidP="00EE16DF">
      <w:pPr>
        <w:pStyle w:val="CommentText"/>
      </w:pPr>
      <w:r>
        <w:rPr>
          <w:rStyle w:val="CommentReference"/>
        </w:rPr>
        <w:annotationRef/>
      </w:r>
      <w:r w:rsidR="00EE16DF">
        <w:t>That was largely based on your draft - I wanted to ensure that I remained faithful to your goals with the data. However, my guess is that impact may be more important as well. Since it‘s exploratory and our indecisiveness suggests only weak to no prior expectations, we might phrase the hypothesis non-directionally?</w:t>
      </w:r>
    </w:p>
  </w:comment>
  <w:comment w:id="723" w:author="Keil, Johannes (Stud. FPN)" w:date="2025-02-19T11:56:00Z" w:initials="JK">
    <w:p w14:paraId="4A79980F" w14:textId="77777777" w:rsidR="00CF1045" w:rsidRDefault="00CF1045" w:rsidP="00CF1045">
      <w:pPr>
        <w:pStyle w:val="CommentText"/>
      </w:pPr>
      <w:r>
        <w:rPr>
          <w:rStyle w:val="CommentReference"/>
        </w:rPr>
        <w:annotationRef/>
      </w:r>
      <w:r>
        <w:t>Also, practically, a ‚directional phrasing‘ would most likely misrepresent the probable course of action if something unexpected happens. E.g., if - against expectation - severity turned out to be most important, we wouldn‘t just conclude that our hypothesis on frequency was not supported by the data. Instead, we‘d latch onto the serendipitous finding, go on to say how that‘s an interesting and important... So, leaving it open may be the most ‚honest‘ approach?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B6E9E1" w15:done="1"/>
  <w15:commentEx w15:paraId="6B3A750E" w15:paraIdParent="1DB6E9E1" w15:done="1"/>
  <w15:commentEx w15:paraId="3FA81AC2" w15:done="1"/>
  <w15:commentEx w15:paraId="340498B5" w15:done="1"/>
  <w15:commentEx w15:paraId="1DFAB707" w15:done="1"/>
  <w15:commentEx w15:paraId="0D102508" w15:paraIdParent="1DFAB707" w15:done="1"/>
  <w15:commentEx w15:paraId="26D1FF2C" w15:done="1"/>
  <w15:commentEx w15:paraId="3D5EF362" w15:done="0"/>
  <w15:commentEx w15:paraId="61EDFB9A" w15:paraIdParent="3D5EF362" w15:done="0"/>
  <w15:commentEx w15:paraId="3BF3B480" w15:done="0"/>
  <w15:commentEx w15:paraId="0ADE887C" w15:paraIdParent="3BF3B480" w15:done="0"/>
  <w15:commentEx w15:paraId="4A79980F" w15:paraIdParent="3BF3B4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3AEF703" w16cex:dateUtc="2025-02-18T15:17:00Z"/>
  <w16cex:commentExtensible w16cex:durableId="208CEEA9" w16cex:dateUtc="2025-02-19T11:52:00Z"/>
  <w16cex:commentExtensible w16cex:durableId="48941BD3" w16cex:dateUtc="2025-02-18T15:31:00Z"/>
  <w16cex:commentExtensible w16cex:durableId="5222BB44" w16cex:dateUtc="2025-02-18T15:39:00Z"/>
  <w16cex:commentExtensible w16cex:durableId="08D9D253" w16cex:dateUtc="2025-02-18T15:42:00Z"/>
  <w16cex:commentExtensible w16cex:durableId="26E9CE82" w16cex:dateUtc="2025-02-18T15:52:00Z"/>
  <w16cex:commentExtensible w16cex:durableId="25B1C93E" w16cex:dateUtc="2025-02-18T15:41:00Z"/>
  <w16cex:commentExtensible w16cex:durableId="2A1167B7" w16cex:dateUtc="2025-02-18T15:55:00Z"/>
  <w16cex:commentExtensible w16cex:durableId="52DAE49B" w16cex:dateUtc="2025-02-19T10:49:00Z"/>
  <w16cex:commentExtensible w16cex:durableId="5D5D8C89" w16cex:dateUtc="2025-02-18T15:57:00Z"/>
  <w16cex:commentExtensible w16cex:durableId="2D29C5AD" w16cex:dateUtc="2025-02-19T10:34:00Z"/>
  <w16cex:commentExtensible w16cex:durableId="525FAEDC" w16cex:dateUtc="2025-02-19T1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B6E9E1" w16cid:durableId="03AEF703"/>
  <w16cid:commentId w16cid:paraId="6B3A750E" w16cid:durableId="208CEEA9"/>
  <w16cid:commentId w16cid:paraId="3FA81AC2" w16cid:durableId="48941BD3"/>
  <w16cid:commentId w16cid:paraId="340498B5" w16cid:durableId="5222BB44"/>
  <w16cid:commentId w16cid:paraId="1DFAB707" w16cid:durableId="08D9D253"/>
  <w16cid:commentId w16cid:paraId="0D102508" w16cid:durableId="26E9CE82"/>
  <w16cid:commentId w16cid:paraId="26D1FF2C" w16cid:durableId="25B1C93E"/>
  <w16cid:commentId w16cid:paraId="3D5EF362" w16cid:durableId="2A1167B7"/>
  <w16cid:commentId w16cid:paraId="61EDFB9A" w16cid:durableId="52DAE49B"/>
  <w16cid:commentId w16cid:paraId="3BF3B480" w16cid:durableId="5D5D8C89"/>
  <w16cid:commentId w16cid:paraId="0ADE887C" w16cid:durableId="2D29C5AD"/>
  <w16cid:commentId w16cid:paraId="4A79980F" w16cid:durableId="525FAE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FB5A6" w14:textId="77777777" w:rsidR="0085294F" w:rsidRDefault="0085294F" w:rsidP="00F0714E">
      <w:pPr>
        <w:spacing w:line="240" w:lineRule="auto"/>
      </w:pPr>
      <w:r>
        <w:separator/>
      </w:r>
    </w:p>
  </w:endnote>
  <w:endnote w:type="continuationSeparator" w:id="0">
    <w:p w14:paraId="41887F2E" w14:textId="77777777" w:rsidR="0085294F" w:rsidRDefault="0085294F" w:rsidP="00F071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417B0397-D8A8-47BD-BA2B-EDAC3D9557D9}"/>
    <w:embedBold r:id="rId2" w:fontKey="{927EFAA6-3500-4B57-A8C5-64891C5931B8}"/>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embedRegular r:id="rId3" w:fontKey="{EFC8418B-D772-4EA0-8409-FA5AA9F17759}"/>
  </w:font>
  <w:font w:name="Cambria">
    <w:panose1 w:val="02040503050406030204"/>
    <w:charset w:val="00"/>
    <w:family w:val="roman"/>
    <w:pitch w:val="variable"/>
    <w:sig w:usb0="E00006FF" w:usb1="420024FF" w:usb2="02000000" w:usb3="00000000" w:csb0="0000019F" w:csb1="00000000"/>
    <w:embedRegular r:id="rId4" w:fontKey="{6E6D30FB-80F7-4A7F-B078-D150704512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FC5D" w14:textId="77777777" w:rsidR="00F0714E" w:rsidRDefault="00F071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D55B8" w14:textId="77777777" w:rsidR="00F0714E" w:rsidRDefault="00F071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EB1BD" w14:textId="77777777" w:rsidR="00F0714E" w:rsidRDefault="00F07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D71CF" w14:textId="77777777" w:rsidR="0085294F" w:rsidRDefault="0085294F" w:rsidP="00F0714E">
      <w:pPr>
        <w:spacing w:line="240" w:lineRule="auto"/>
      </w:pPr>
      <w:r>
        <w:separator/>
      </w:r>
    </w:p>
  </w:footnote>
  <w:footnote w:type="continuationSeparator" w:id="0">
    <w:p w14:paraId="3AE2B65C" w14:textId="77777777" w:rsidR="0085294F" w:rsidRDefault="0085294F" w:rsidP="00F071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4C7F0" w14:textId="77777777" w:rsidR="00F0714E" w:rsidRDefault="00F07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773CD" w14:textId="77777777" w:rsidR="00F0714E" w:rsidRDefault="00F071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449BB" w14:textId="77777777" w:rsidR="00F0714E" w:rsidRDefault="00F071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76C01"/>
    <w:multiLevelType w:val="multilevel"/>
    <w:tmpl w:val="7CF2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B31A42"/>
    <w:multiLevelType w:val="multilevel"/>
    <w:tmpl w:val="2FCA9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9A6E96"/>
    <w:multiLevelType w:val="multilevel"/>
    <w:tmpl w:val="89F27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6E5E4E"/>
    <w:multiLevelType w:val="multilevel"/>
    <w:tmpl w:val="4CE2E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209466">
    <w:abstractNumId w:val="2"/>
  </w:num>
  <w:num w:numId="2" w16cid:durableId="228616613">
    <w:abstractNumId w:val="3"/>
  </w:num>
  <w:num w:numId="3" w16cid:durableId="84307842">
    <w:abstractNumId w:val="0"/>
  </w:num>
  <w:num w:numId="4" w16cid:durableId="3822130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eil, Johannes (Stud. FPN)">
    <w15:presenceInfo w15:providerId="AD" w15:userId="S::j.keil@student.maastrichtuniversity.nl::1b3b0da6-0814-4edb-ae27-e176b28cd9a7"/>
  </w15:person>
  <w15:person w15:author="Nielson, Dylan (NIH/NIMH) [E]">
    <w15:presenceInfo w15:providerId="AD" w15:userId="S::nielsond@nih.gov::30e57dd3-ec49-47a6-bda7-b7a3c3cfd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TrueTypeFont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97F"/>
    <w:rsid w:val="000B51B8"/>
    <w:rsid w:val="001029CB"/>
    <w:rsid w:val="001B497F"/>
    <w:rsid w:val="004F54D8"/>
    <w:rsid w:val="00516374"/>
    <w:rsid w:val="00563F65"/>
    <w:rsid w:val="00630F4F"/>
    <w:rsid w:val="007021E5"/>
    <w:rsid w:val="007E574D"/>
    <w:rsid w:val="0083006F"/>
    <w:rsid w:val="0085294F"/>
    <w:rsid w:val="00A75AD8"/>
    <w:rsid w:val="00A84AFB"/>
    <w:rsid w:val="00AC5AB6"/>
    <w:rsid w:val="00BC5737"/>
    <w:rsid w:val="00C05C22"/>
    <w:rsid w:val="00CA50FE"/>
    <w:rsid w:val="00CF1045"/>
    <w:rsid w:val="00D31306"/>
    <w:rsid w:val="00D9757B"/>
    <w:rsid w:val="00DC3B87"/>
    <w:rsid w:val="00E6440B"/>
    <w:rsid w:val="00EE16DF"/>
    <w:rsid w:val="00F0714E"/>
    <w:rsid w:val="00F7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6FD18"/>
  <w15:docId w15:val="{165181AB-CCE8-6E4C-AB9F-46CBEE9C0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0714E"/>
    <w:pPr>
      <w:tabs>
        <w:tab w:val="center" w:pos="4680"/>
        <w:tab w:val="right" w:pos="9360"/>
      </w:tabs>
      <w:spacing w:line="240" w:lineRule="auto"/>
    </w:pPr>
  </w:style>
  <w:style w:type="character" w:customStyle="1" w:styleId="HeaderChar">
    <w:name w:val="Header Char"/>
    <w:basedOn w:val="DefaultParagraphFont"/>
    <w:link w:val="Header"/>
    <w:uiPriority w:val="99"/>
    <w:rsid w:val="00F0714E"/>
  </w:style>
  <w:style w:type="paragraph" w:styleId="Footer">
    <w:name w:val="footer"/>
    <w:basedOn w:val="Normal"/>
    <w:link w:val="FooterChar"/>
    <w:uiPriority w:val="99"/>
    <w:unhideWhenUsed/>
    <w:rsid w:val="00F0714E"/>
    <w:pPr>
      <w:tabs>
        <w:tab w:val="center" w:pos="4680"/>
        <w:tab w:val="right" w:pos="9360"/>
      </w:tabs>
      <w:spacing w:line="240" w:lineRule="auto"/>
    </w:pPr>
  </w:style>
  <w:style w:type="character" w:customStyle="1" w:styleId="FooterChar">
    <w:name w:val="Footer Char"/>
    <w:basedOn w:val="DefaultParagraphFont"/>
    <w:link w:val="Footer"/>
    <w:uiPriority w:val="99"/>
    <w:rsid w:val="00F0714E"/>
  </w:style>
  <w:style w:type="paragraph" w:styleId="Revision">
    <w:name w:val="Revision"/>
    <w:hidden/>
    <w:uiPriority w:val="99"/>
    <w:semiHidden/>
    <w:rsid w:val="00F0714E"/>
    <w:pPr>
      <w:spacing w:line="240" w:lineRule="auto"/>
    </w:pPr>
  </w:style>
  <w:style w:type="character" w:styleId="CommentReference">
    <w:name w:val="annotation reference"/>
    <w:basedOn w:val="DefaultParagraphFont"/>
    <w:uiPriority w:val="99"/>
    <w:semiHidden/>
    <w:unhideWhenUsed/>
    <w:rsid w:val="00F72FF6"/>
    <w:rPr>
      <w:sz w:val="16"/>
      <w:szCs w:val="16"/>
    </w:rPr>
  </w:style>
  <w:style w:type="paragraph" w:styleId="CommentText">
    <w:name w:val="annotation text"/>
    <w:basedOn w:val="Normal"/>
    <w:link w:val="CommentTextChar"/>
    <w:uiPriority w:val="99"/>
    <w:unhideWhenUsed/>
    <w:rsid w:val="00F72FF6"/>
    <w:pPr>
      <w:spacing w:line="240" w:lineRule="auto"/>
    </w:pPr>
    <w:rPr>
      <w:sz w:val="20"/>
      <w:szCs w:val="20"/>
    </w:rPr>
  </w:style>
  <w:style w:type="character" w:customStyle="1" w:styleId="CommentTextChar">
    <w:name w:val="Comment Text Char"/>
    <w:basedOn w:val="DefaultParagraphFont"/>
    <w:link w:val="CommentText"/>
    <w:uiPriority w:val="99"/>
    <w:rsid w:val="00F72FF6"/>
    <w:rPr>
      <w:sz w:val="20"/>
      <w:szCs w:val="20"/>
    </w:rPr>
  </w:style>
  <w:style w:type="paragraph" w:styleId="CommentSubject">
    <w:name w:val="annotation subject"/>
    <w:basedOn w:val="CommentText"/>
    <w:next w:val="CommentText"/>
    <w:link w:val="CommentSubjectChar"/>
    <w:uiPriority w:val="99"/>
    <w:semiHidden/>
    <w:unhideWhenUsed/>
    <w:rsid w:val="00F72FF6"/>
    <w:rPr>
      <w:b/>
      <w:bCs/>
    </w:rPr>
  </w:style>
  <w:style w:type="character" w:customStyle="1" w:styleId="CommentSubjectChar">
    <w:name w:val="Comment Subject Char"/>
    <w:basedOn w:val="CommentTextChar"/>
    <w:link w:val="CommentSubject"/>
    <w:uiPriority w:val="99"/>
    <w:semiHidden/>
    <w:rsid w:val="00F72F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E6C50-8523-4A10-8F3D-519B9183D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6291</Words>
  <Characters>35863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Keil, Johannes (Stud. FPN)</cp:lastModifiedBy>
  <cp:revision>5</cp:revision>
  <dcterms:created xsi:type="dcterms:W3CDTF">2025-02-18T14:55:00Z</dcterms:created>
  <dcterms:modified xsi:type="dcterms:W3CDTF">2025-02-19T16:15:00Z</dcterms:modified>
</cp:coreProperties>
</file>